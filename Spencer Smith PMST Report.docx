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3EE8BE" w14:textId="77777777" w:rsidR="001A14BE" w:rsidRDefault="001A14BE" w:rsidP="001A14BE">
      <w:pPr>
        <w:pStyle w:val="Title"/>
        <w:jc w:val="center"/>
      </w:pPr>
    </w:p>
    <w:p w14:paraId="417387D5" w14:textId="77777777" w:rsidR="001A14BE" w:rsidRDefault="001A14BE" w:rsidP="001A14BE">
      <w:pPr>
        <w:pStyle w:val="Title"/>
        <w:jc w:val="center"/>
      </w:pPr>
    </w:p>
    <w:p w14:paraId="082EC2CF" w14:textId="77777777" w:rsidR="001A14BE" w:rsidRDefault="001A14BE" w:rsidP="001A14BE">
      <w:pPr>
        <w:pStyle w:val="Title"/>
        <w:jc w:val="center"/>
      </w:pPr>
    </w:p>
    <w:p w14:paraId="04F43D2B" w14:textId="2FCFB0E7" w:rsidR="00643755" w:rsidRDefault="00387FB7" w:rsidP="001A14BE">
      <w:pPr>
        <w:pStyle w:val="Title"/>
        <w:jc w:val="center"/>
      </w:pPr>
      <w:r>
        <w:t>Farm Management Information System for The McGee’s Christmas Tree Farm</w:t>
      </w:r>
    </w:p>
    <w:p w14:paraId="28DB566A" w14:textId="77777777" w:rsidR="001A14BE" w:rsidRDefault="001A14BE" w:rsidP="001A14BE">
      <w:pPr>
        <w:jc w:val="center"/>
      </w:pPr>
    </w:p>
    <w:p w14:paraId="018EF867" w14:textId="77777777" w:rsidR="001A14BE" w:rsidRDefault="001A14BE" w:rsidP="001A14BE">
      <w:pPr>
        <w:jc w:val="center"/>
      </w:pPr>
    </w:p>
    <w:p w14:paraId="64DC3D5D" w14:textId="77777777" w:rsidR="001A14BE" w:rsidRDefault="001A14BE" w:rsidP="001A14BE">
      <w:pPr>
        <w:jc w:val="center"/>
      </w:pPr>
    </w:p>
    <w:p w14:paraId="702B1098" w14:textId="77777777" w:rsidR="001A14BE" w:rsidRDefault="001A14BE" w:rsidP="001A14BE">
      <w:pPr>
        <w:jc w:val="center"/>
      </w:pPr>
    </w:p>
    <w:p w14:paraId="57963B16" w14:textId="50B87C89" w:rsidR="007F432B" w:rsidRDefault="001A14BE" w:rsidP="001A14BE">
      <w:pPr>
        <w:jc w:val="center"/>
      </w:pPr>
      <w:r>
        <w:t xml:space="preserve">A </w:t>
      </w:r>
      <w:r w:rsidR="00C568C6">
        <w:t xml:space="preserve">Report </w:t>
      </w:r>
      <w:r>
        <w:t>to:</w:t>
      </w:r>
      <w:r w:rsidR="007F432B">
        <w:t xml:space="preserve"> </w:t>
      </w:r>
    </w:p>
    <w:p w14:paraId="0C65D974" w14:textId="3FEACFD4" w:rsidR="007F432B" w:rsidRDefault="007F432B" w:rsidP="001A14BE">
      <w:pPr>
        <w:jc w:val="center"/>
      </w:pPr>
      <w:r>
        <w:t>(</w:t>
      </w:r>
      <w:r w:rsidR="00387FB7">
        <w:t xml:space="preserve">Elena </w:t>
      </w:r>
      <w:proofErr w:type="spellStart"/>
      <w:r w:rsidR="00387FB7">
        <w:t>Cherkaev</w:t>
      </w:r>
      <w:proofErr w:type="spellEnd"/>
      <w:r w:rsidR="00387FB7">
        <w:t xml:space="preserve"> Ph.D.</w:t>
      </w:r>
      <w:r>
        <w:t xml:space="preserve">, </w:t>
      </w:r>
      <w:r w:rsidR="00387FB7">
        <w:t>Jonathan Race Ph.D.</w:t>
      </w:r>
      <w:r>
        <w:t xml:space="preserve">, </w:t>
      </w:r>
      <w:r w:rsidR="00387FB7">
        <w:t>Alexandra Rivas</w:t>
      </w:r>
      <w:r>
        <w:t xml:space="preserve">) </w:t>
      </w:r>
    </w:p>
    <w:p w14:paraId="3F288D88" w14:textId="3A53F51B" w:rsidR="001A14BE" w:rsidRDefault="007F432B" w:rsidP="001A14BE">
      <w:pPr>
        <w:jc w:val="center"/>
      </w:pPr>
      <w:r>
        <w:t xml:space="preserve">as part of the </w:t>
      </w:r>
    </w:p>
    <w:p w14:paraId="11CA6D0E" w14:textId="310CEABE" w:rsidR="001A14BE" w:rsidRDefault="001A14BE" w:rsidP="001A14BE">
      <w:pPr>
        <w:jc w:val="center"/>
      </w:pPr>
      <w:r>
        <w:t>Professional Master o</w:t>
      </w:r>
      <w:r w:rsidR="007F432B">
        <w:t>f Science and Technology Professional Experience Project</w:t>
      </w:r>
    </w:p>
    <w:p w14:paraId="0AC90D02" w14:textId="77777777" w:rsidR="007F432B" w:rsidRDefault="007F432B" w:rsidP="001A14BE">
      <w:pPr>
        <w:jc w:val="center"/>
      </w:pPr>
    </w:p>
    <w:p w14:paraId="5E04C62A" w14:textId="5BA6E9C9" w:rsidR="007F432B" w:rsidRDefault="007F432B" w:rsidP="001A14BE">
      <w:pPr>
        <w:jc w:val="center"/>
      </w:pPr>
      <w:r>
        <w:t>Sponsored by:</w:t>
      </w:r>
    </w:p>
    <w:p w14:paraId="78331B30" w14:textId="396F56C8" w:rsidR="007F432B" w:rsidRDefault="00387FB7" w:rsidP="001A14BE">
      <w:pPr>
        <w:jc w:val="center"/>
      </w:pPr>
      <w:r>
        <w:t>McGee’s Christmas Tree Farm</w:t>
      </w:r>
    </w:p>
    <w:p w14:paraId="1DC672FA" w14:textId="77777777" w:rsidR="001A14BE" w:rsidRDefault="001A14BE" w:rsidP="001A14BE">
      <w:pPr>
        <w:jc w:val="center"/>
      </w:pPr>
    </w:p>
    <w:p w14:paraId="61359FD5" w14:textId="77777777" w:rsidR="001A14BE" w:rsidRDefault="001A14BE" w:rsidP="001A14BE">
      <w:pPr>
        <w:jc w:val="center"/>
      </w:pPr>
    </w:p>
    <w:p w14:paraId="6141A55D" w14:textId="77777777" w:rsidR="001A14BE" w:rsidRDefault="001A14BE" w:rsidP="001A14BE">
      <w:pPr>
        <w:jc w:val="center"/>
      </w:pPr>
    </w:p>
    <w:p w14:paraId="2E71CBB6" w14:textId="77777777" w:rsidR="001A14BE" w:rsidRDefault="001A14BE" w:rsidP="001A14BE">
      <w:pPr>
        <w:jc w:val="center"/>
      </w:pPr>
    </w:p>
    <w:p w14:paraId="5EA0C04F" w14:textId="77777777" w:rsidR="001A14BE" w:rsidRDefault="001A14BE" w:rsidP="001A14BE">
      <w:pPr>
        <w:jc w:val="center"/>
      </w:pPr>
    </w:p>
    <w:p w14:paraId="57FE8392" w14:textId="77777777" w:rsidR="001A14BE" w:rsidRDefault="001A14BE" w:rsidP="001A14BE">
      <w:pPr>
        <w:jc w:val="center"/>
      </w:pPr>
    </w:p>
    <w:p w14:paraId="5A0A4EF4" w14:textId="77777777" w:rsidR="001A14BE" w:rsidRDefault="001A14BE" w:rsidP="001A14BE">
      <w:pPr>
        <w:jc w:val="center"/>
      </w:pPr>
      <w:r>
        <w:t>Submitted By:</w:t>
      </w:r>
    </w:p>
    <w:p w14:paraId="5883DB74" w14:textId="77777777" w:rsidR="001A14BE" w:rsidRDefault="001A14BE" w:rsidP="001A14BE">
      <w:pPr>
        <w:jc w:val="center"/>
      </w:pPr>
    </w:p>
    <w:p w14:paraId="5586D1CC" w14:textId="77777777" w:rsidR="001A14BE" w:rsidRDefault="001A14BE" w:rsidP="001A14BE">
      <w:pPr>
        <w:jc w:val="center"/>
      </w:pPr>
    </w:p>
    <w:p w14:paraId="302B6517" w14:textId="2329369A" w:rsidR="00D97F0F" w:rsidRDefault="00387FB7" w:rsidP="001A14BE">
      <w:pPr>
        <w:jc w:val="center"/>
      </w:pPr>
      <w:r>
        <w:t>Spencer Smith</w:t>
      </w:r>
      <w:r w:rsidR="00D97F0F">
        <w:t xml:space="preserve"> (</w:t>
      </w:r>
      <w:r>
        <w:t>u0749201</w:t>
      </w:r>
      <w:r w:rsidR="00D97F0F">
        <w:t>)</w:t>
      </w:r>
    </w:p>
    <w:p w14:paraId="0BD1DF00" w14:textId="77777777" w:rsidR="001A14BE" w:rsidRDefault="001A14BE" w:rsidP="001A14BE">
      <w:pPr>
        <w:jc w:val="center"/>
      </w:pPr>
    </w:p>
    <w:p w14:paraId="0D64CCF5" w14:textId="77777777" w:rsidR="001A14BE" w:rsidRDefault="001A14BE" w:rsidP="001A14BE">
      <w:pPr>
        <w:jc w:val="center"/>
      </w:pPr>
    </w:p>
    <w:p w14:paraId="6F179131" w14:textId="77777777" w:rsidR="001A14BE" w:rsidRDefault="001A14BE" w:rsidP="001A14BE">
      <w:pPr>
        <w:jc w:val="center"/>
      </w:pPr>
    </w:p>
    <w:p w14:paraId="7629FBDC" w14:textId="77777777" w:rsidR="001A14BE" w:rsidRDefault="001A14BE" w:rsidP="001A14BE">
      <w:pPr>
        <w:jc w:val="center"/>
      </w:pPr>
    </w:p>
    <w:p w14:paraId="43B018E3" w14:textId="77777777" w:rsidR="001A14BE" w:rsidRDefault="001A14BE" w:rsidP="001A14BE">
      <w:pPr>
        <w:jc w:val="center"/>
      </w:pPr>
    </w:p>
    <w:p w14:paraId="55B7A0F1" w14:textId="77777777" w:rsidR="001A14BE" w:rsidRDefault="001A14BE" w:rsidP="001A14BE">
      <w:pPr>
        <w:jc w:val="center"/>
      </w:pPr>
    </w:p>
    <w:p w14:paraId="00A62DA6" w14:textId="0A5399DD" w:rsidR="00D97F0F" w:rsidRDefault="00D97F0F" w:rsidP="001A14BE">
      <w:pPr>
        <w:jc w:val="center"/>
      </w:pPr>
      <w:r>
        <w:t>Date</w:t>
      </w:r>
    </w:p>
    <w:p w14:paraId="44425CA5" w14:textId="16E113E4" w:rsidR="0064639B" w:rsidRPr="00155F20" w:rsidRDefault="00C568C6" w:rsidP="001A14BE">
      <w:pPr>
        <w:jc w:val="center"/>
      </w:pPr>
      <w:commentRangeStart w:id="0"/>
      <w:r>
        <w:t>TBD</w:t>
      </w:r>
      <w:commentRangeEnd w:id="0"/>
      <w:r>
        <w:rPr>
          <w:rStyle w:val="CommentReference"/>
        </w:rPr>
        <w:commentReference w:id="0"/>
      </w:r>
    </w:p>
    <w:p w14:paraId="0231E298" w14:textId="77777777" w:rsidR="00D97F0F" w:rsidRDefault="00D97F0F" w:rsidP="001A14BE">
      <w:pPr>
        <w:jc w:val="center"/>
      </w:pPr>
    </w:p>
    <w:p w14:paraId="4ECE97EB" w14:textId="77777777" w:rsidR="001A14BE" w:rsidRDefault="001A14BE">
      <w:pPr>
        <w:rPr>
          <w:rFonts w:asciiTheme="majorHAnsi" w:eastAsiaTheme="majorEastAsia" w:hAnsiTheme="majorHAnsi" w:cstheme="majorBidi"/>
          <w:color w:val="2F5496" w:themeColor="accent1" w:themeShade="BF"/>
          <w:sz w:val="32"/>
          <w:szCs w:val="32"/>
        </w:rPr>
        <w:sectPr w:rsidR="001A14BE" w:rsidSect="00DC6B2C">
          <w:footerReference w:type="even" r:id="rId12"/>
          <w:footerReference w:type="default" r:id="rId13"/>
          <w:endnotePr>
            <w:numFmt w:val="decimal"/>
          </w:endnotePr>
          <w:pgSz w:w="12240" w:h="15840"/>
          <w:pgMar w:top="1440" w:right="1440" w:bottom="1440" w:left="1440" w:header="720" w:footer="720" w:gutter="0"/>
          <w:cols w:space="720"/>
          <w:docGrid w:linePitch="360"/>
        </w:sectPr>
      </w:pPr>
    </w:p>
    <w:p w14:paraId="4E3201EE" w14:textId="77777777" w:rsidR="00D97F0F" w:rsidRDefault="00D97F0F" w:rsidP="0029573B">
      <w:pPr>
        <w:pStyle w:val="Heading1"/>
      </w:pPr>
      <w:bookmarkStart w:id="1" w:name="_Toc38701074"/>
      <w:r>
        <w:lastRenderedPageBreak/>
        <w:t>Executive Summary</w:t>
      </w:r>
      <w:bookmarkEnd w:id="1"/>
    </w:p>
    <w:p w14:paraId="7AEB396E" w14:textId="3C0B5DC0" w:rsidR="007D11DF" w:rsidRDefault="007D11DF" w:rsidP="00A31B3B">
      <w:r>
        <w:t xml:space="preserve">This project </w:t>
      </w:r>
      <w:r w:rsidR="00C21A97">
        <w:t>created</w:t>
      </w:r>
      <w:r>
        <w:t xml:space="preserve"> a Farm Management Information System</w:t>
      </w:r>
      <w:r w:rsidR="00E066CE">
        <w:t xml:space="preserve"> (FMIS)</w:t>
      </w:r>
      <w:r>
        <w:t xml:space="preserve"> for Mc</w:t>
      </w:r>
      <w:r w:rsidR="00016A08">
        <w:t>G</w:t>
      </w:r>
      <w:r>
        <w:t>ee’s Christmas Tree Farm in Placerville, C</w:t>
      </w:r>
      <w:r w:rsidR="00016A08">
        <w:t>alifornia</w:t>
      </w:r>
      <w:r>
        <w:t xml:space="preserve">. </w:t>
      </w:r>
      <w:r w:rsidR="00E066CE">
        <w:t xml:space="preserve">The FMIS </w:t>
      </w:r>
      <w:r w:rsidR="00C21A97">
        <w:t>was</w:t>
      </w:r>
      <w:r w:rsidR="00E066CE">
        <w:t xml:space="preserve"> </w:t>
      </w:r>
      <w:r w:rsidR="00C21A97">
        <w:t>built</w:t>
      </w:r>
      <w:r w:rsidR="00E066CE">
        <w:t xml:space="preserve"> using</w:t>
      </w:r>
      <w:r w:rsidR="004842D8">
        <w:t xml:space="preserve"> the</w:t>
      </w:r>
      <w:r w:rsidR="00E066CE">
        <w:t xml:space="preserve"> </w:t>
      </w:r>
      <w:r w:rsidR="00016A08">
        <w:t>P</w:t>
      </w:r>
      <w:r w:rsidR="00E066CE">
        <w:t xml:space="preserve">ython programming language. Data </w:t>
      </w:r>
      <w:r w:rsidR="00C21A97">
        <w:t>was</w:t>
      </w:r>
      <w:r w:rsidR="00E066CE">
        <w:t xml:space="preserve"> collected by taking digital photographs at </w:t>
      </w:r>
      <w:r w:rsidR="00C21A97">
        <w:t>points of interest</w:t>
      </w:r>
      <w:r w:rsidR="00E066CE">
        <w:t xml:space="preserve"> around the farm. </w:t>
      </w:r>
      <w:r w:rsidR="001B548E">
        <w:t>At each point of interest, a QR code was included in the picture so that the locations can be categorized by the description of the QR code.</w:t>
      </w:r>
      <w:r w:rsidR="00C21A97">
        <w:t xml:space="preserve"> </w:t>
      </w:r>
      <w:r w:rsidR="001B548E">
        <w:t>The pictures were then processed to extract the GPS coordinates from the meta data and read the QR codes. This data was overlayed on an aerial map of the farm to produce a visualization of the distribution of points of interest.</w:t>
      </w:r>
    </w:p>
    <w:p w14:paraId="4364B6D7" w14:textId="09C73EA2" w:rsidR="00E066CE" w:rsidRDefault="00E066CE" w:rsidP="00A31B3B"/>
    <w:p w14:paraId="3BBA8F3D" w14:textId="4BE88369" w:rsidR="00E066CE" w:rsidRDefault="00E066CE" w:rsidP="00A31B3B">
      <w:r>
        <w:t xml:space="preserve">The purpose of the FMIS is to help </w:t>
      </w:r>
      <w:r w:rsidR="00561836">
        <w:t xml:space="preserve">the </w:t>
      </w:r>
      <w:r>
        <w:t xml:space="preserve">farm manager understand the work required on the farm. </w:t>
      </w:r>
      <w:r w:rsidR="001B548E">
        <w:t>The descriptions for the points of interest used during data collection were: Dead Tree, 2023 Sapling, Pest Issue, and Open Space.</w:t>
      </w:r>
      <w:r w:rsidR="00883443">
        <w:t xml:space="preserve"> </w:t>
      </w:r>
      <w:r w:rsidR="001B548E">
        <w:t xml:space="preserve">The </w:t>
      </w:r>
      <w:r w:rsidR="0013166C">
        <w:t>d</w:t>
      </w:r>
      <w:r w:rsidR="001B548E">
        <w:t>ata collection occurred in June 2023 with the other work for the project also occurring in Summer of 2023.</w:t>
      </w:r>
      <w:r>
        <w:t xml:space="preserve"> </w:t>
      </w:r>
      <w:r w:rsidR="002215C1">
        <w:t>The project was completed without cost for McGee’s Christmas Tree Farm.</w:t>
      </w:r>
      <w:r>
        <w:t xml:space="preserve"> </w:t>
      </w:r>
    </w:p>
    <w:p w14:paraId="54126B64" w14:textId="61AECC65" w:rsidR="00E066CE" w:rsidRDefault="00E066CE" w:rsidP="00A31B3B"/>
    <w:p w14:paraId="5D2C2E5A" w14:textId="3CA9FE2A" w:rsidR="001A14BE" w:rsidRPr="00637510" w:rsidRDefault="002215C1">
      <w:r>
        <w:t xml:space="preserve">Python was chosen for this project to minimize the labor required for software development. The packages used for this project include pandas, matplotlib, </w:t>
      </w:r>
      <w:proofErr w:type="spellStart"/>
      <w:r>
        <w:t>plotly</w:t>
      </w:r>
      <w:proofErr w:type="spellEnd"/>
      <w:r>
        <w:t xml:space="preserve">, </w:t>
      </w:r>
      <w:proofErr w:type="spellStart"/>
      <w:r w:rsidR="0057514E">
        <w:t>exif</w:t>
      </w:r>
      <w:proofErr w:type="spellEnd"/>
      <w:r w:rsidR="0057514E">
        <w:t xml:space="preserve">, </w:t>
      </w:r>
      <w:proofErr w:type="spellStart"/>
      <w:r w:rsidR="0057514E">
        <w:t>os</w:t>
      </w:r>
      <w:proofErr w:type="spellEnd"/>
      <w:r w:rsidR="0057514E">
        <w:t xml:space="preserve">, re, datetime, </w:t>
      </w:r>
      <w:proofErr w:type="spellStart"/>
      <w:r w:rsidR="0057514E">
        <w:t>tkinter</w:t>
      </w:r>
      <w:proofErr w:type="spellEnd"/>
      <w:r w:rsidR="0057514E">
        <w:t xml:space="preserve">, and cv2. </w:t>
      </w:r>
      <w:r w:rsidR="009C135F">
        <w:t>The python file was converted to an executable file so the sponsor does not have to download and install python. A Standard Operating Procedure was created for the sponsor along with training slides and a training video.</w:t>
      </w:r>
    </w:p>
    <w:p w14:paraId="05AA9665" w14:textId="77777777" w:rsidR="00D365A0" w:rsidRDefault="00D365A0">
      <w:pPr>
        <w:rPr>
          <w:rFonts w:asciiTheme="majorHAnsi" w:eastAsiaTheme="majorEastAsia" w:hAnsiTheme="majorHAnsi" w:cstheme="majorBidi"/>
          <w:caps/>
          <w:color w:val="2F5496" w:themeColor="accent1" w:themeShade="BF"/>
          <w:sz w:val="32"/>
          <w:szCs w:val="32"/>
        </w:rPr>
      </w:pPr>
      <w:r>
        <w:br w:type="page"/>
      </w:r>
    </w:p>
    <w:p w14:paraId="02FB1A8D" w14:textId="4931C184" w:rsidR="008F0F15" w:rsidRDefault="00BD2573" w:rsidP="0029573B">
      <w:pPr>
        <w:pStyle w:val="Heading1"/>
      </w:pPr>
      <w:bookmarkStart w:id="2" w:name="_Toc38701075"/>
      <w:r>
        <w:lastRenderedPageBreak/>
        <w:t>Project Description</w:t>
      </w:r>
      <w:bookmarkEnd w:id="2"/>
    </w:p>
    <w:p w14:paraId="03929FBA" w14:textId="3100810E" w:rsidR="00531A6D" w:rsidRPr="0029573B" w:rsidRDefault="00531A6D" w:rsidP="00531A6D">
      <w:pPr>
        <w:pStyle w:val="Heading2"/>
      </w:pPr>
      <w:r>
        <w:t>Introduction</w:t>
      </w:r>
    </w:p>
    <w:p w14:paraId="319B1F23" w14:textId="124785D6" w:rsidR="00550170" w:rsidRDefault="00827A50" w:rsidP="00531A6D">
      <w:r>
        <w:t xml:space="preserve">Harvesting a </w:t>
      </w:r>
      <w:r w:rsidR="00531A6D">
        <w:t>Christ</w:t>
      </w:r>
      <w:r>
        <w:t>m</w:t>
      </w:r>
      <w:r w:rsidR="00531A6D">
        <w:t xml:space="preserve">as </w:t>
      </w:r>
      <w:r w:rsidR="00016A08">
        <w:t>t</w:t>
      </w:r>
      <w:r w:rsidR="00531A6D">
        <w:t xml:space="preserve">ree is an important </w:t>
      </w:r>
      <w:r>
        <w:t>winter tradition for many American families. The harvest and decoration of an evergreen tree near the winter solstice is a tradition that dates long before the founding of the United States of America or even the Christian Religion.</w:t>
      </w:r>
      <w:r w:rsidR="00550170">
        <w:t xml:space="preserve"> </w:t>
      </w:r>
      <w:r>
        <w:t>The practice may be over 6000 years old</w:t>
      </w:r>
      <w:r w:rsidR="00C60A09">
        <w:rPr>
          <w:vertAlign w:val="superscript"/>
        </w:rPr>
        <w:t>1</w:t>
      </w:r>
      <w:r>
        <w:t xml:space="preserve">. </w:t>
      </w:r>
    </w:p>
    <w:p w14:paraId="31976044" w14:textId="77777777" w:rsidR="00550170" w:rsidRDefault="00550170" w:rsidP="00531A6D"/>
    <w:p w14:paraId="3801DEA2" w14:textId="1C06567A" w:rsidR="00550170" w:rsidRDefault="00FE167E" w:rsidP="00531A6D">
      <w:r>
        <w:t xml:space="preserve">The two categories of Christmas </w:t>
      </w:r>
      <w:r w:rsidR="00016A08">
        <w:t>t</w:t>
      </w:r>
      <w:r>
        <w:t>ree</w:t>
      </w:r>
      <w:r w:rsidR="00561836">
        <w:t>s</w:t>
      </w:r>
      <w:r>
        <w:t xml:space="preserve"> are </w:t>
      </w:r>
      <w:r w:rsidR="00016A08">
        <w:t>n</w:t>
      </w:r>
      <w:r>
        <w:t xml:space="preserve">atural and </w:t>
      </w:r>
      <w:r w:rsidR="00016A08">
        <w:t>a</w:t>
      </w:r>
      <w:r>
        <w:t xml:space="preserve">rtificial. There are </w:t>
      </w:r>
      <w:r w:rsidR="00561836">
        <w:t>three</w:t>
      </w:r>
      <w:r>
        <w:t xml:space="preserve"> main ways to acquire a </w:t>
      </w:r>
      <w:r w:rsidR="00CC1294">
        <w:t>Natural</w:t>
      </w:r>
      <w:r>
        <w:t xml:space="preserve"> Christmas tree: </w:t>
      </w:r>
      <w:r w:rsidR="002B16DD">
        <w:t>h</w:t>
      </w:r>
      <w:r>
        <w:t>arvest from public o</w:t>
      </w:r>
      <w:r w:rsidR="00561836">
        <w:t>r</w:t>
      </w:r>
      <w:r>
        <w:t xml:space="preserve"> owned land, purchase a pre-cut tree, or purchase of a Choose and Cut tree.</w:t>
      </w:r>
      <w:r w:rsidR="00211CAD">
        <w:t xml:space="preserve"> In 2017 there were 295,162 Acres of </w:t>
      </w:r>
      <w:r w:rsidR="002B16DD">
        <w:t>c</w:t>
      </w:r>
      <w:r w:rsidR="00211CAD">
        <w:t xml:space="preserve">ultivated </w:t>
      </w:r>
      <w:r w:rsidR="002B16DD">
        <w:t>Christmas</w:t>
      </w:r>
      <w:r w:rsidR="00211CAD">
        <w:t xml:space="preserve"> </w:t>
      </w:r>
      <w:r w:rsidR="002B16DD">
        <w:t>t</w:t>
      </w:r>
      <w:r w:rsidR="00211CAD">
        <w:t>rees across 10,095 farms</w:t>
      </w:r>
      <w:r w:rsidR="00561836">
        <w:t>,</w:t>
      </w:r>
      <w:r w:rsidR="00211CAD">
        <w:t xml:space="preserve"> with sales exceeding $375 million</w:t>
      </w:r>
      <w:r w:rsidR="00F339B4">
        <w:rPr>
          <w:vertAlign w:val="superscript"/>
        </w:rPr>
        <w:t>2</w:t>
      </w:r>
      <w:r w:rsidR="00211CAD">
        <w:t xml:space="preserve">. </w:t>
      </w:r>
    </w:p>
    <w:p w14:paraId="744BC24B" w14:textId="77777777" w:rsidR="00550170" w:rsidRDefault="00550170" w:rsidP="00531A6D"/>
    <w:p w14:paraId="2B066316" w14:textId="3A303BF8" w:rsidR="00531A6D" w:rsidRDefault="00FF1715" w:rsidP="00531A6D">
      <w:r>
        <w:t xml:space="preserve">McGee’s Christmas Tree Farm sells pre-cut and Choose and Cut trees. The Choose and Cut trees are sourced from approximately 12 </w:t>
      </w:r>
      <w:r w:rsidR="00EE7310">
        <w:t>a</w:t>
      </w:r>
      <w:r>
        <w:t xml:space="preserve">cres of </w:t>
      </w:r>
      <w:r w:rsidR="00550170">
        <w:t>c</w:t>
      </w:r>
      <w:r>
        <w:t>ultivated trees</w:t>
      </w:r>
      <w:r w:rsidR="00561836">
        <w:t>.</w:t>
      </w:r>
      <w:r>
        <w:t xml:space="preserve"> </w:t>
      </w:r>
      <w:r w:rsidR="00561836">
        <w:t>The property also contains a</w:t>
      </w:r>
      <w:r>
        <w:t xml:space="preserve"> building for processing transactions and loading trees onto vehicles. Pre-cut trees are source</w:t>
      </w:r>
      <w:r w:rsidR="00561836">
        <w:t>d</w:t>
      </w:r>
      <w:r>
        <w:t xml:space="preserve"> from other lots and transported to the main lot for s</w:t>
      </w:r>
      <w:r w:rsidR="00990C8E">
        <w:t>ale</w:t>
      </w:r>
      <w:r>
        <w:t xml:space="preserve">. </w:t>
      </w:r>
      <w:r w:rsidR="00550170">
        <w:t>The farm is open for 1 or 2 weekends per year</w:t>
      </w:r>
      <w:r w:rsidR="00990C8E">
        <w:t>,</w:t>
      </w:r>
      <w:r w:rsidR="00550170">
        <w:t xml:space="preserve"> typically starting the weekend after the Thanksgiving holiday in November. </w:t>
      </w:r>
    </w:p>
    <w:p w14:paraId="2B80B8AB" w14:textId="04393604" w:rsidR="00550170" w:rsidRDefault="00550170" w:rsidP="00531A6D"/>
    <w:p w14:paraId="21D9EC48" w14:textId="03A6F8A1" w:rsidR="00550170" w:rsidRDefault="00550170" w:rsidP="00531A6D">
      <w:r>
        <w:t xml:space="preserve">Choose and </w:t>
      </w:r>
      <w:r w:rsidR="001468CC">
        <w:t xml:space="preserve">cut </w:t>
      </w:r>
      <w:r>
        <w:t xml:space="preserve">Christmas </w:t>
      </w:r>
      <w:r w:rsidR="001468CC">
        <w:t xml:space="preserve">tree </w:t>
      </w:r>
      <w:r>
        <w:t xml:space="preserve">farming presents challenges not experienced in many types of </w:t>
      </w:r>
      <w:r w:rsidR="00990C8E">
        <w:t>agriculture</w:t>
      </w:r>
      <w:r>
        <w:t>. In most farming</w:t>
      </w:r>
      <w:r w:rsidR="00990C8E">
        <w:t>,</w:t>
      </w:r>
      <w:r>
        <w:t xml:space="preserve"> there is an ideal size at which each variety of plant should be harvested. This</w:t>
      </w:r>
      <w:r w:rsidR="00990C8E">
        <w:t xml:space="preserve"> uniformity</w:t>
      </w:r>
      <w:r>
        <w:t xml:space="preserve"> allows farmers to estimate when and where harvesting will be required. Typical farming also involves harvesting the plants in an organized </w:t>
      </w:r>
      <w:r w:rsidR="000727C7">
        <w:t>fashion</w:t>
      </w:r>
      <w:r w:rsidR="00990C8E">
        <w:t>,</w:t>
      </w:r>
      <w:r w:rsidR="000727C7">
        <w:t xml:space="preserve"> with entire field</w:t>
      </w:r>
      <w:r w:rsidR="00990C8E">
        <w:t>s</w:t>
      </w:r>
      <w:r w:rsidR="000727C7">
        <w:t xml:space="preserve"> or parts of fields harvested at one time. In </w:t>
      </w:r>
      <w:r w:rsidR="00FE5AF4">
        <w:t>c</w:t>
      </w:r>
      <w:r w:rsidR="000727C7">
        <w:t xml:space="preserve">hoose and </w:t>
      </w:r>
      <w:r w:rsidR="00FE5AF4">
        <w:t>c</w:t>
      </w:r>
      <w:r w:rsidR="000727C7">
        <w:t xml:space="preserve">ut </w:t>
      </w:r>
      <w:r w:rsidR="00FE5AF4">
        <w:t>C</w:t>
      </w:r>
      <w:r w:rsidR="000727C7">
        <w:t xml:space="preserve">hristmas </w:t>
      </w:r>
      <w:r w:rsidR="00FE5AF4">
        <w:t>f</w:t>
      </w:r>
      <w:r w:rsidR="000727C7">
        <w:t xml:space="preserve">ree </w:t>
      </w:r>
      <w:r w:rsidR="00FE5AF4">
        <w:t>f</w:t>
      </w:r>
      <w:r w:rsidR="000727C7">
        <w:t>arming</w:t>
      </w:r>
      <w:r w:rsidR="00990C8E">
        <w:t>,</w:t>
      </w:r>
      <w:r w:rsidR="000727C7">
        <w:t xml:space="preserve"> each customer has an idea of the ideal </w:t>
      </w:r>
      <w:r w:rsidR="00990C8E">
        <w:t>tree size</w:t>
      </w:r>
      <w:r w:rsidR="000727C7">
        <w:t>, often depending o</w:t>
      </w:r>
      <w:r w:rsidR="00990C8E">
        <w:t>n</w:t>
      </w:r>
      <w:r w:rsidR="000727C7">
        <w:t xml:space="preserve"> the ceiling height or available floor space at their residence.  Choose and </w:t>
      </w:r>
      <w:r w:rsidR="00FE5AF4">
        <w:t>c</w:t>
      </w:r>
      <w:r w:rsidR="000727C7">
        <w:t xml:space="preserve">ut also results in sporadic harvesting because the customers </w:t>
      </w:r>
      <w:r w:rsidR="00990C8E">
        <w:t>can</w:t>
      </w:r>
      <w:r w:rsidR="000727C7">
        <w:t xml:space="preserve"> walk the farm to choose their ideal tree.</w:t>
      </w:r>
      <w:r w:rsidR="00812E62">
        <w:t xml:space="preserve"> </w:t>
      </w:r>
      <w:r w:rsidR="00990C8E">
        <w:t>To</w:t>
      </w:r>
      <w:r w:rsidR="00812E62">
        <w:t xml:space="preserve"> solve the issue of knowing where work </w:t>
      </w:r>
      <w:r w:rsidR="00990C8E">
        <w:t>is required</w:t>
      </w:r>
      <w:r w:rsidR="00812E62">
        <w:t xml:space="preserve"> on the farm, this project aims to create a task management and visualization system for the McGee Christmas Tree Farm.</w:t>
      </w:r>
    </w:p>
    <w:p w14:paraId="17A8DE47" w14:textId="77777777" w:rsidR="00E86D97" w:rsidRDefault="00E86D97" w:rsidP="00531A6D"/>
    <w:p w14:paraId="63E22BD5" w14:textId="08135FB0" w:rsidR="00E86D97" w:rsidRDefault="00E86D97" w:rsidP="00531A6D">
      <w:r>
        <w:t>The McGee’s Christmas Tree Farm is located in Placerville, California. The farm is about 600 miles from the University of Utah in the foothills of the Sierra mountains</w:t>
      </w:r>
      <w:r w:rsidR="00921341">
        <w:t>. The farm is located in an area locally known as apple hill. There are many orchards, vineyards, and Christmas tree farms in the area. The area is a popular destination for tourism in the fall for wine tasting, eating as restaurants, buying baked goods, and choosing a Christmas tree.</w:t>
      </w:r>
    </w:p>
    <w:p w14:paraId="154EDF4C" w14:textId="77777777" w:rsidR="00921341" w:rsidRDefault="00921341" w:rsidP="00531A6D"/>
    <w:p w14:paraId="5C0158B7" w14:textId="6C247B8A" w:rsidR="00921341" w:rsidRDefault="00921341" w:rsidP="00531A6D">
      <w:r>
        <w:t xml:space="preserve">During this project I traveled to the farm from Utah to do the data collection. I spent 2 weeks there because I wanted to be sure I had enough time. While I was </w:t>
      </w:r>
      <w:r w:rsidR="009152CA">
        <w:t>there,</w:t>
      </w:r>
      <w:r>
        <w:t xml:space="preserve"> I was able to walk the </w:t>
      </w:r>
      <w:r w:rsidR="009152CA">
        <w:t>12-acre</w:t>
      </w:r>
      <w:r>
        <w:t xml:space="preserve"> farm and collect the data with Eli McGee, the farm manager. </w:t>
      </w:r>
      <w:r w:rsidR="009152CA">
        <w:t>This is a beautiful area and I would recommend anyone visit to experience the evergreen forests.</w:t>
      </w:r>
    </w:p>
    <w:p w14:paraId="4DBB31EC" w14:textId="1FE32B8F" w:rsidR="00E86D97" w:rsidRDefault="00E86D97" w:rsidP="00531A6D">
      <w:r>
        <w:rPr>
          <w:noProof/>
        </w:rPr>
        <w:lastRenderedPageBreak/>
        <w:drawing>
          <wp:inline distT="0" distB="0" distL="0" distR="0" wp14:anchorId="690ADF71" wp14:editId="11F76964">
            <wp:extent cx="6436426" cy="3619802"/>
            <wp:effectExtent l="0" t="0" r="2540" b="0"/>
            <wp:docPr id="1946404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404269" name="Picture 1946404269"/>
                    <pic:cNvPicPr/>
                  </pic:nvPicPr>
                  <pic:blipFill>
                    <a:blip r:embed="rId14">
                      <a:extLst>
                        <a:ext uri="{28A0092B-C50C-407E-A947-70E740481C1C}">
                          <a14:useLocalDpi xmlns:a14="http://schemas.microsoft.com/office/drawing/2010/main" val="0"/>
                        </a:ext>
                      </a:extLst>
                    </a:blip>
                    <a:stretch>
                      <a:fillRect/>
                    </a:stretch>
                  </pic:blipFill>
                  <pic:spPr>
                    <a:xfrm>
                      <a:off x="0" y="0"/>
                      <a:ext cx="6458519" cy="3632227"/>
                    </a:xfrm>
                    <a:prstGeom prst="rect">
                      <a:avLst/>
                    </a:prstGeom>
                  </pic:spPr>
                </pic:pic>
              </a:graphicData>
            </a:graphic>
          </wp:inline>
        </w:drawing>
      </w:r>
    </w:p>
    <w:p w14:paraId="7184FBEF" w14:textId="06D92236" w:rsidR="00E86D97" w:rsidRPr="003F719B" w:rsidRDefault="00E86D97" w:rsidP="00531A6D">
      <w:commentRangeStart w:id="3"/>
      <w:r>
        <w:t>Figure X</w:t>
      </w:r>
      <w:commentRangeEnd w:id="3"/>
      <w:r>
        <w:rPr>
          <w:rStyle w:val="CommentReference"/>
        </w:rPr>
        <w:commentReference w:id="3"/>
      </w:r>
    </w:p>
    <w:p w14:paraId="14D9D37A" w14:textId="77777777" w:rsidR="00531A6D" w:rsidRPr="00531A6D" w:rsidRDefault="00531A6D" w:rsidP="00531A6D"/>
    <w:p w14:paraId="76363D41" w14:textId="77777777" w:rsidR="008F0F15" w:rsidRPr="0029573B" w:rsidRDefault="003B03C5" w:rsidP="0029573B">
      <w:pPr>
        <w:pStyle w:val="Heading2"/>
      </w:pPr>
      <w:bookmarkStart w:id="4" w:name="_Toc38701076"/>
      <w:r w:rsidRPr="0029573B">
        <w:t>Project Objectives</w:t>
      </w:r>
      <w:bookmarkEnd w:id="4"/>
    </w:p>
    <w:p w14:paraId="29446F39" w14:textId="2C6DC964" w:rsidR="00A9646A" w:rsidRDefault="00A9646A" w:rsidP="003F719B">
      <w:r>
        <w:t xml:space="preserve">STEM Objective 1: Collect and store the data for the type and location of work </w:t>
      </w:r>
      <w:r w:rsidR="00990C8E">
        <w:t xml:space="preserve">required on </w:t>
      </w:r>
      <w:r>
        <w:t>McGee</w:t>
      </w:r>
      <w:r w:rsidR="00990C8E">
        <w:t>’s</w:t>
      </w:r>
      <w:r>
        <w:t xml:space="preserve"> Christmas Tree Farm. This objective is to be completed by June 15, 2023</w:t>
      </w:r>
      <w:r w:rsidR="00EE7310">
        <w:t>.</w:t>
      </w:r>
    </w:p>
    <w:p w14:paraId="322395C0" w14:textId="1A34C46A" w:rsidR="00A9646A" w:rsidRDefault="00A9646A" w:rsidP="003F719B"/>
    <w:p w14:paraId="1F677139" w14:textId="6156F5D8" w:rsidR="00A9646A" w:rsidRDefault="00A9646A" w:rsidP="00A9646A">
      <w:r>
        <w:t xml:space="preserve">STEM Objective 2: Create a user interface </w:t>
      </w:r>
      <w:r w:rsidR="00990C8E">
        <w:t>to</w:t>
      </w:r>
      <w:r>
        <w:t xml:space="preserve"> </w:t>
      </w:r>
      <w:r w:rsidR="005128B5">
        <w:t xml:space="preserve">visualize </w:t>
      </w:r>
      <w:r>
        <w:t>and update the task data. This objective is to be completed by July 31, 2023</w:t>
      </w:r>
      <w:r w:rsidR="00EE7310">
        <w:t>.</w:t>
      </w:r>
    </w:p>
    <w:p w14:paraId="6268F5A5" w14:textId="6FA4B020" w:rsidR="00A9646A" w:rsidRDefault="00A9646A" w:rsidP="00A9646A"/>
    <w:p w14:paraId="1C05BF20" w14:textId="599C53C8" w:rsidR="00A9646A" w:rsidRDefault="00FE5AF4" w:rsidP="00A9646A">
      <w:r>
        <w:t xml:space="preserve">Non-STEM </w:t>
      </w:r>
      <w:r w:rsidR="00A9646A">
        <w:t xml:space="preserve">Objective 1: Create a Standard Operating Procedure </w:t>
      </w:r>
      <w:r w:rsidR="0064448D">
        <w:t>to document how to use and upkeep the Farm Management Information System. This objective is to be completed by August 15, 2023</w:t>
      </w:r>
      <w:r w:rsidR="00EE7310">
        <w:t>.</w:t>
      </w:r>
    </w:p>
    <w:p w14:paraId="2769D7CF" w14:textId="2288DED7" w:rsidR="0064448D" w:rsidRDefault="0064448D" w:rsidP="00A9646A"/>
    <w:p w14:paraId="30892F46" w14:textId="5D470E40" w:rsidR="008F0F15" w:rsidRDefault="00FE5AF4" w:rsidP="008F0F15">
      <w:r>
        <w:t xml:space="preserve">Non-STEM </w:t>
      </w:r>
      <w:r w:rsidR="0064448D">
        <w:t>Objective 2: Train the Sponsor on how to use the Farm Management Information System using the Standard Operating Procedure. This objective is to be completed by August 31, 2023</w:t>
      </w:r>
      <w:r w:rsidR="00EE7310">
        <w:t>.</w:t>
      </w:r>
    </w:p>
    <w:p w14:paraId="53691A6B" w14:textId="77777777" w:rsidR="00ED57CA" w:rsidRDefault="00ED57CA" w:rsidP="008F0F15"/>
    <w:p w14:paraId="39822072" w14:textId="685A110D" w:rsidR="00ED57CA" w:rsidRDefault="00ED57CA" w:rsidP="008F0F15">
      <w:r>
        <w:t>There were no changes to the project objectives during the project. There were changes to the methods as the specific challenges of the project presented themselves. Originally, the tasks were intended to be sorted by the color of each picture. After testing, this turned out to be unreliable. The colors would vary drastically depending on the lighting and the colors of nearby objects.</w:t>
      </w:r>
      <w:r w:rsidR="00CA435D">
        <w:t xml:space="preserve"> To resolve this issue, I pivoted the project to using barcodes. The barcodes were more reliable but they are difficult to use and they got very long if the task description was long.</w:t>
      </w:r>
      <w:r w:rsidR="003D7267">
        <w:t xml:space="preserve"> I figured out a way to generate the barcodes in excel but it required complicated VBA macros.</w:t>
      </w:r>
      <w:r w:rsidR="003C634F">
        <w:t xml:space="preserve"> </w:t>
      </w:r>
      <w:r w:rsidR="003C634F">
        <w:lastRenderedPageBreak/>
        <w:t xml:space="preserve">While the barcodes were much better than my initial method, they were not satisfactory for this project. </w:t>
      </w:r>
      <w:r w:rsidR="00CA435D">
        <w:t xml:space="preserve"> The last option I tried was QR codes. Th</w:t>
      </w:r>
      <w:r w:rsidR="003D7267">
        <w:t>is</w:t>
      </w:r>
      <w:r w:rsidR="00CA435D">
        <w:t xml:space="preserve"> ended up being the best</w:t>
      </w:r>
      <w:r w:rsidR="003D7267">
        <w:t xml:space="preserve"> option. The QR can be easily created using an excel add-on which eliminated the need for complicated python or VBA code to generate the codes</w:t>
      </w:r>
      <w:r w:rsidR="003C634F">
        <w:t>. Smart phone cameras also provide a preview of the QR code description while taking the picture which is a good indicator that the QR code will be readable in post processing.</w:t>
      </w:r>
    </w:p>
    <w:p w14:paraId="638829DE" w14:textId="77777777" w:rsidR="009B5BB1" w:rsidRDefault="009B5BB1" w:rsidP="008F0F15"/>
    <w:p w14:paraId="171CDD1A" w14:textId="0A416216" w:rsidR="009B5BB1" w:rsidRDefault="009B5BB1" w:rsidP="008F0F15">
      <w:r>
        <w:t>Another difficult aspect of this project that was not discussed in the proposal was mapping the coordinates over a map of the farm. I has assumed this part of the project would be simple but it turned out to be difficult, mostly due to the way I approached the problem at first. At first, I tried converting the coordinates to pixel locations based on the coordinates on each corner of the map and the pixel size of the map. This method provided inaccurate results and after many attempts to get it to work I searched for a new method.</w:t>
      </w:r>
      <w:r w:rsidR="00F37362">
        <w:t xml:space="preserve"> I ended up finding </w:t>
      </w:r>
      <w:proofErr w:type="spellStart"/>
      <w:r w:rsidR="00F37362">
        <w:t>mpimg</w:t>
      </w:r>
      <w:proofErr w:type="spellEnd"/>
      <w:r w:rsidR="00F37362">
        <w:t xml:space="preserve"> from the matplotlib </w:t>
      </w:r>
      <w:commentRangeStart w:id="5"/>
      <w:r w:rsidR="00F37362">
        <w:t>library</w:t>
      </w:r>
      <w:commentRangeEnd w:id="5"/>
      <w:r w:rsidR="00BB6326">
        <w:rPr>
          <w:rStyle w:val="CommentReference"/>
        </w:rPr>
        <w:commentReference w:id="5"/>
      </w:r>
      <w:r w:rsidR="00F37362">
        <w:t xml:space="preserve">. </w:t>
      </w:r>
      <w:r w:rsidR="00AE2062">
        <w:t>T</w:t>
      </w:r>
      <w:r w:rsidR="00F37362">
        <w:t>his module allowed me to use the arial photo as a map my redefining the edges of the map using its coordinates. Then I was able to map the task data on the map because they were now defined using the same scale and units.</w:t>
      </w:r>
    </w:p>
    <w:p w14:paraId="77747504" w14:textId="77777777" w:rsidR="009B18E4" w:rsidRDefault="009B18E4" w:rsidP="008F0F15"/>
    <w:p w14:paraId="002258E0" w14:textId="371579CA" w:rsidR="009B18E4" w:rsidRDefault="009B18E4" w:rsidP="008F0F15">
      <w:r>
        <w:t xml:space="preserve">The proposal for this project discussed how an iPhone 14 Pro would be used for data collection. This iPhone has dual band GPS which increases the accuracy of the GPS data. Before data collection we </w:t>
      </w:r>
      <w:r w:rsidR="00DC14D6">
        <w:t xml:space="preserve">took a sample of data at one corner of the farm. We collected the same data using an iPhone 14 Pro and an iPhone 13. The data was then mapped so we could compare the data. We only had access to one iPhone 14 Pro. If we could only use the iPhone 14 Pro to collect data, then we would not be able to have 2 people collecting data. After comparing the maps of the sampled data, we determined that </w:t>
      </w:r>
      <w:r w:rsidR="0092386D">
        <w:t>the increased accuracy of the iPhone 14 Pro was not worth the increased time required to collect the data. About half of the data was collected using an iPhone 14 Pro and the other half with an iPhone 13.</w:t>
      </w:r>
    </w:p>
    <w:p w14:paraId="076DEDF3" w14:textId="77777777" w:rsidR="0053576E" w:rsidRDefault="0053576E" w:rsidP="008F0F15"/>
    <w:p w14:paraId="2774A06F" w14:textId="55A07174" w:rsidR="0092386D" w:rsidRDefault="0053576E" w:rsidP="0092386D">
      <w:r>
        <w:t>This project was written in the Python programming language. Python was chosen because of my prior experience with it, and the extensive libraries available for use.</w:t>
      </w:r>
      <w:r>
        <w:t xml:space="preserve"> Any other programming language for this project would have taken prohibitively long to write the software. Python is notoriously slow at processing data but this project values speed of software development over </w:t>
      </w:r>
      <w:r w:rsidR="009B18E4">
        <w:t>performance of the software.</w:t>
      </w:r>
      <w:r w:rsidR="0092386D" w:rsidRPr="0092386D">
        <w:t xml:space="preserve"> </w:t>
      </w:r>
      <w:r w:rsidR="0092386D">
        <w:t>Processing all 2200 pictures takes about a half hour. While this is not ideal, it is simple enough to allow the program to run while working on something else.</w:t>
      </w:r>
    </w:p>
    <w:p w14:paraId="14F6A589" w14:textId="403B81F0" w:rsidR="0053576E" w:rsidRDefault="0053576E" w:rsidP="008F0F15"/>
    <w:p w14:paraId="17BE9D74" w14:textId="77777777" w:rsidR="00ED57CA" w:rsidRPr="008F0F15" w:rsidRDefault="00ED57CA" w:rsidP="008F0F15"/>
    <w:p w14:paraId="19E753B8" w14:textId="77777777" w:rsidR="00124667" w:rsidRPr="0029573B" w:rsidRDefault="00F00012" w:rsidP="0029573B">
      <w:pPr>
        <w:pStyle w:val="Heading2"/>
      </w:pPr>
      <w:bookmarkStart w:id="6" w:name="_Toc38701077"/>
      <w:r w:rsidRPr="0029573B">
        <w:t>Methods</w:t>
      </w:r>
      <w:bookmarkEnd w:id="6"/>
    </w:p>
    <w:p w14:paraId="1AB4F04D" w14:textId="77777777" w:rsidR="00EE57E2" w:rsidRDefault="00915DE5" w:rsidP="008F0F15">
      <w:r w:rsidRPr="00FE5AF4">
        <w:rPr>
          <w:b/>
          <w:bCs/>
        </w:rPr>
        <w:t>STEM Objective 1</w:t>
      </w:r>
      <w:r>
        <w:t xml:space="preserve"> </w:t>
      </w:r>
    </w:p>
    <w:p w14:paraId="7EEE15DE" w14:textId="74E0C465" w:rsidR="000E30B4" w:rsidRDefault="00EE57E2" w:rsidP="008F0F15">
      <w:r>
        <w:t xml:space="preserve">This </w:t>
      </w:r>
      <w:r w:rsidR="001F24F9">
        <w:t>was</w:t>
      </w:r>
      <w:r w:rsidR="00915DE5">
        <w:t xml:space="preserve"> most difficult from a methods perspective. Three methods were considered for collecting the location data for the tasks. The first method considered was directly numbering trees. </w:t>
      </w:r>
      <w:r w:rsidR="005128B5">
        <w:t>If executed correctly, this method could provide an extremely accurate location</w:t>
      </w:r>
      <w:r w:rsidR="00915DE5">
        <w:t>, but setting up and using the numbering system would be very time</w:t>
      </w:r>
      <w:r w:rsidR="00990C8E">
        <w:t>-</w:t>
      </w:r>
      <w:r w:rsidR="00915DE5">
        <w:t>consuming</w:t>
      </w:r>
      <w:r w:rsidR="00E00C9A">
        <w:t>.</w:t>
      </w:r>
      <w:r w:rsidR="00915DE5">
        <w:t xml:space="preserve"> </w:t>
      </w:r>
      <w:r w:rsidR="00E00C9A">
        <w:t xml:space="preserve">It </w:t>
      </w:r>
      <w:r w:rsidR="00915DE5">
        <w:t>might require physical numbering</w:t>
      </w:r>
      <w:r w:rsidR="00E00C9A">
        <w:t>,</w:t>
      </w:r>
      <w:r w:rsidR="00915DE5">
        <w:t xml:space="preserve"> which would be prohibitively expensive. The second method considered was using the Label feature within Google Maps. This method would require</w:t>
      </w:r>
      <w:r w:rsidR="00474906">
        <w:t xml:space="preserve"> pulling the </w:t>
      </w:r>
      <w:r w:rsidR="00474906">
        <w:lastRenderedPageBreak/>
        <w:t xml:space="preserve">location data </w:t>
      </w:r>
      <w:r w:rsidR="00E00C9A">
        <w:t>from</w:t>
      </w:r>
      <w:r w:rsidR="00474906">
        <w:t xml:space="preserve"> Google Maps </w:t>
      </w:r>
      <w:r w:rsidR="00EE7310">
        <w:t xml:space="preserve">and </w:t>
      </w:r>
      <w:r w:rsidR="00474906">
        <w:t>using the Google Maps Application Programming Interface. Between the risk of changes in Google Maps and the difficulty of using Labels</w:t>
      </w:r>
      <w:r w:rsidR="00E00C9A">
        <w:t>,</w:t>
      </w:r>
      <w:r w:rsidR="00474906">
        <w:t xml:space="preserve"> this method was determined </w:t>
      </w:r>
      <w:r w:rsidR="001F24F9">
        <w:t>to be not</w:t>
      </w:r>
      <w:r w:rsidR="00474906">
        <w:t xml:space="preserve"> viable. </w:t>
      </w:r>
    </w:p>
    <w:p w14:paraId="5E715619" w14:textId="77777777" w:rsidR="000E30B4" w:rsidRDefault="000E30B4" w:rsidP="008F0F15"/>
    <w:p w14:paraId="13A87A14" w14:textId="68A01E41" w:rsidR="00915DE5" w:rsidRDefault="00474906" w:rsidP="008F0F15">
      <w:r>
        <w:t>The third method</w:t>
      </w:r>
      <w:r w:rsidR="00C35094">
        <w:t>,</w:t>
      </w:r>
      <w:r>
        <w:t xml:space="preserve"> which is the </w:t>
      </w:r>
      <w:r w:rsidR="00AE1EDC">
        <w:t xml:space="preserve">selected </w:t>
      </w:r>
      <w:r>
        <w:t>method</w:t>
      </w:r>
      <w:r w:rsidR="00E00C9A">
        <w:t>,</w:t>
      </w:r>
      <w:r>
        <w:t xml:space="preserve"> consists of taking pictures using a smartphone at the location of each task.</w:t>
      </w:r>
      <w:r w:rsidR="00C85BB0">
        <w:t xml:space="preserve"> There could be thousands of pictures required for data collection</w:t>
      </w:r>
      <w:r w:rsidR="001F24F9">
        <w:t>,</w:t>
      </w:r>
      <w:r w:rsidR="00C85BB0">
        <w:t xml:space="preserve"> so the sponsor has been instructed to allow 50 Gb of storage for the data collection. During data collection of this project there were 2200 photos that required 5.5 Gb of storage.</w:t>
      </w:r>
      <w:r>
        <w:t xml:space="preserve"> </w:t>
      </w:r>
      <w:r w:rsidR="00B0073C">
        <w:t xml:space="preserve">The pictures were uploaded to a Windows PC for processing. The software reads </w:t>
      </w:r>
      <w:r>
        <w:t xml:space="preserve">the picture’s </w:t>
      </w:r>
      <w:r w:rsidR="001702DE">
        <w:t>Exchangeable</w:t>
      </w:r>
      <w:r>
        <w:t xml:space="preserve"> Image File Format (EXIF) </w:t>
      </w:r>
      <w:r w:rsidR="00B0073C">
        <w:t>data to obtain the GPS coordinates</w:t>
      </w:r>
      <w:r>
        <w:t xml:space="preserve">. </w:t>
      </w:r>
      <w:r w:rsidR="00883443">
        <w:t>This method was shown to be viable in an article published by the Journal of Physics: Conference Series</w:t>
      </w:r>
      <w:r w:rsidR="00F339B4">
        <w:rPr>
          <w:vertAlign w:val="superscript"/>
        </w:rPr>
        <w:t>3</w:t>
      </w:r>
      <w:r w:rsidR="00C35094">
        <w:t>.</w:t>
      </w:r>
      <w:r w:rsidR="0053576E">
        <w:t xml:space="preserve"> This project was written in the Python programming language.</w:t>
      </w:r>
    </w:p>
    <w:p w14:paraId="3DA6D4B2" w14:textId="77777777" w:rsidR="00903E97" w:rsidRDefault="00903E97" w:rsidP="008F0F15"/>
    <w:p w14:paraId="12792437" w14:textId="747B4A91" w:rsidR="00903E97" w:rsidRDefault="00903E97" w:rsidP="008F0F15">
      <w:r>
        <w:rPr>
          <w:noProof/>
        </w:rPr>
        <mc:AlternateContent>
          <mc:Choice Requires="wps">
            <w:drawing>
              <wp:inline distT="0" distB="0" distL="0" distR="0" wp14:anchorId="38E8A259" wp14:editId="3CB01573">
                <wp:extent cx="6080166" cy="1404620"/>
                <wp:effectExtent l="0" t="0" r="15875" b="18415"/>
                <wp:docPr id="16416755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0166" cy="1404620"/>
                        </a:xfrm>
                        <a:prstGeom prst="rect">
                          <a:avLst/>
                        </a:prstGeom>
                        <a:solidFill>
                          <a:srgbClr val="FFFFFF"/>
                        </a:solidFill>
                        <a:ln w="9525">
                          <a:solidFill>
                            <a:srgbClr val="000000"/>
                          </a:solidFill>
                          <a:miter lim="800000"/>
                          <a:headEnd/>
                          <a:tailEnd/>
                        </a:ln>
                      </wps:spPr>
                      <wps:txbx>
                        <w:txbxContent>
                          <w:p w14:paraId="5B3E14FA" w14:textId="77777777" w:rsidR="00903E97" w:rsidRPr="00903E97" w:rsidRDefault="00903E97" w:rsidP="00903E97">
                            <w:pPr>
                              <w:shd w:val="clear" w:color="auto" w:fill="1F1F1F"/>
                              <w:spacing w:line="285" w:lineRule="atLeast"/>
                              <w:rPr>
                                <w:rFonts w:ascii="Consolas" w:eastAsia="Times New Roman" w:hAnsi="Consolas" w:cs="Times New Roman"/>
                                <w:color w:val="CCCCCC"/>
                                <w:sz w:val="21"/>
                                <w:szCs w:val="21"/>
                              </w:rPr>
                            </w:pPr>
                            <w:r w:rsidRPr="00903E97">
                              <w:rPr>
                                <w:rFonts w:ascii="Consolas" w:eastAsia="Times New Roman" w:hAnsi="Consolas" w:cs="Times New Roman"/>
                                <w:color w:val="6A9955"/>
                                <w:sz w:val="21"/>
                                <w:szCs w:val="21"/>
                              </w:rPr>
                              <w:t xml:space="preserve">#Convert to decimal </w:t>
                            </w:r>
                            <w:proofErr w:type="spellStart"/>
                            <w:r w:rsidRPr="00903E97">
                              <w:rPr>
                                <w:rFonts w:ascii="Consolas" w:eastAsia="Times New Roman" w:hAnsi="Consolas" w:cs="Times New Roman"/>
                                <w:color w:val="6A9955"/>
                                <w:sz w:val="21"/>
                                <w:szCs w:val="21"/>
                              </w:rPr>
                              <w:t>coodinates</w:t>
                            </w:r>
                            <w:proofErr w:type="spellEnd"/>
                          </w:p>
                          <w:p w14:paraId="77B7B121" w14:textId="77777777" w:rsidR="00903E97" w:rsidRPr="00903E97" w:rsidRDefault="00903E97" w:rsidP="00903E97">
                            <w:pPr>
                              <w:shd w:val="clear" w:color="auto" w:fill="1F1F1F"/>
                              <w:spacing w:line="285" w:lineRule="atLeast"/>
                              <w:rPr>
                                <w:rFonts w:ascii="Consolas" w:eastAsia="Times New Roman" w:hAnsi="Consolas" w:cs="Times New Roman"/>
                                <w:color w:val="CCCCCC"/>
                                <w:sz w:val="21"/>
                                <w:szCs w:val="21"/>
                              </w:rPr>
                            </w:pPr>
                            <w:r w:rsidRPr="00903E97">
                              <w:rPr>
                                <w:rFonts w:ascii="Consolas" w:eastAsia="Times New Roman" w:hAnsi="Consolas" w:cs="Times New Roman"/>
                                <w:color w:val="569CD6"/>
                                <w:sz w:val="21"/>
                                <w:szCs w:val="21"/>
                              </w:rPr>
                              <w:t>def</w:t>
                            </w:r>
                            <w:r w:rsidRPr="00903E97">
                              <w:rPr>
                                <w:rFonts w:ascii="Consolas" w:eastAsia="Times New Roman" w:hAnsi="Consolas" w:cs="Times New Roman"/>
                                <w:color w:val="CCCCCC"/>
                                <w:sz w:val="21"/>
                                <w:szCs w:val="21"/>
                              </w:rPr>
                              <w:t xml:space="preserve"> </w:t>
                            </w:r>
                            <w:proofErr w:type="spellStart"/>
                            <w:r w:rsidRPr="00903E97">
                              <w:rPr>
                                <w:rFonts w:ascii="Consolas" w:eastAsia="Times New Roman" w:hAnsi="Consolas" w:cs="Times New Roman"/>
                                <w:color w:val="DCDCAA"/>
                                <w:sz w:val="21"/>
                                <w:szCs w:val="21"/>
                              </w:rPr>
                              <w:t>decimal_</w:t>
                            </w:r>
                            <w:proofErr w:type="gramStart"/>
                            <w:r w:rsidRPr="00903E97">
                              <w:rPr>
                                <w:rFonts w:ascii="Consolas" w:eastAsia="Times New Roman" w:hAnsi="Consolas" w:cs="Times New Roman"/>
                                <w:color w:val="DCDCAA"/>
                                <w:sz w:val="21"/>
                                <w:szCs w:val="21"/>
                              </w:rPr>
                              <w:t>coords</w:t>
                            </w:r>
                            <w:proofErr w:type="spellEnd"/>
                            <w:r w:rsidRPr="00903E97">
                              <w:rPr>
                                <w:rFonts w:ascii="Consolas" w:eastAsia="Times New Roman" w:hAnsi="Consolas" w:cs="Times New Roman"/>
                                <w:color w:val="CCCCCC"/>
                                <w:sz w:val="21"/>
                                <w:szCs w:val="21"/>
                              </w:rPr>
                              <w:t>(</w:t>
                            </w:r>
                            <w:proofErr w:type="spellStart"/>
                            <w:proofErr w:type="gramEnd"/>
                            <w:r w:rsidRPr="00903E97">
                              <w:rPr>
                                <w:rFonts w:ascii="Consolas" w:eastAsia="Times New Roman" w:hAnsi="Consolas" w:cs="Times New Roman"/>
                                <w:color w:val="9CDCFE"/>
                                <w:sz w:val="21"/>
                                <w:szCs w:val="21"/>
                              </w:rPr>
                              <w:t>coords</w:t>
                            </w:r>
                            <w:proofErr w:type="spellEnd"/>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9CDCFE"/>
                                <w:sz w:val="21"/>
                                <w:szCs w:val="21"/>
                              </w:rPr>
                              <w:t>ref</w:t>
                            </w:r>
                            <w:r w:rsidRPr="00903E97">
                              <w:rPr>
                                <w:rFonts w:ascii="Consolas" w:eastAsia="Times New Roman" w:hAnsi="Consolas" w:cs="Times New Roman"/>
                                <w:color w:val="CCCCCC"/>
                                <w:sz w:val="21"/>
                                <w:szCs w:val="21"/>
                              </w:rPr>
                              <w:t>):</w:t>
                            </w:r>
                          </w:p>
                          <w:p w14:paraId="5D1337EC" w14:textId="77777777" w:rsidR="00903E97" w:rsidRPr="00903E97" w:rsidRDefault="00903E97" w:rsidP="00903E97">
                            <w:pPr>
                              <w:shd w:val="clear" w:color="auto" w:fill="1F1F1F"/>
                              <w:spacing w:line="285" w:lineRule="atLeast"/>
                              <w:rPr>
                                <w:rFonts w:ascii="Consolas" w:eastAsia="Times New Roman" w:hAnsi="Consolas" w:cs="Times New Roman"/>
                                <w:color w:val="CCCCCC"/>
                                <w:sz w:val="21"/>
                                <w:szCs w:val="21"/>
                              </w:rPr>
                            </w:pPr>
                            <w:r w:rsidRPr="00903E97">
                              <w:rPr>
                                <w:rFonts w:ascii="Consolas" w:eastAsia="Times New Roman" w:hAnsi="Consolas" w:cs="Times New Roman"/>
                                <w:color w:val="CCCCCC"/>
                                <w:sz w:val="21"/>
                                <w:szCs w:val="21"/>
                              </w:rPr>
                              <w:t xml:space="preserve">    </w:t>
                            </w:r>
                            <w:proofErr w:type="spellStart"/>
                            <w:r w:rsidRPr="00903E97">
                              <w:rPr>
                                <w:rFonts w:ascii="Consolas" w:eastAsia="Times New Roman" w:hAnsi="Consolas" w:cs="Times New Roman"/>
                                <w:color w:val="9CDCFE"/>
                                <w:sz w:val="21"/>
                                <w:szCs w:val="21"/>
                              </w:rPr>
                              <w:t>decimal_degrees</w:t>
                            </w:r>
                            <w:proofErr w:type="spellEnd"/>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D4D4D4"/>
                                <w:sz w:val="21"/>
                                <w:szCs w:val="21"/>
                              </w:rPr>
                              <w:t>=</w:t>
                            </w:r>
                            <w:r w:rsidRPr="00903E97">
                              <w:rPr>
                                <w:rFonts w:ascii="Consolas" w:eastAsia="Times New Roman" w:hAnsi="Consolas" w:cs="Times New Roman"/>
                                <w:color w:val="CCCCCC"/>
                                <w:sz w:val="21"/>
                                <w:szCs w:val="21"/>
                              </w:rPr>
                              <w:t xml:space="preserve"> </w:t>
                            </w:r>
                            <w:proofErr w:type="spellStart"/>
                            <w:proofErr w:type="gramStart"/>
                            <w:r w:rsidRPr="00903E97">
                              <w:rPr>
                                <w:rFonts w:ascii="Consolas" w:eastAsia="Times New Roman" w:hAnsi="Consolas" w:cs="Times New Roman"/>
                                <w:color w:val="9CDCFE"/>
                                <w:sz w:val="21"/>
                                <w:szCs w:val="21"/>
                              </w:rPr>
                              <w:t>coords</w:t>
                            </w:r>
                            <w:proofErr w:type="spellEnd"/>
                            <w:r w:rsidRPr="00903E97">
                              <w:rPr>
                                <w:rFonts w:ascii="Consolas" w:eastAsia="Times New Roman" w:hAnsi="Consolas" w:cs="Times New Roman"/>
                                <w:color w:val="CCCCCC"/>
                                <w:sz w:val="21"/>
                                <w:szCs w:val="21"/>
                              </w:rPr>
                              <w:t>[</w:t>
                            </w:r>
                            <w:proofErr w:type="gramEnd"/>
                            <w:r w:rsidRPr="00903E97">
                              <w:rPr>
                                <w:rFonts w:ascii="Consolas" w:eastAsia="Times New Roman" w:hAnsi="Consolas" w:cs="Times New Roman"/>
                                <w:color w:val="B5CEA8"/>
                                <w:sz w:val="21"/>
                                <w:szCs w:val="21"/>
                              </w:rPr>
                              <w:t>0</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D4D4D4"/>
                                <w:sz w:val="21"/>
                                <w:szCs w:val="21"/>
                              </w:rPr>
                              <w:t>+</w:t>
                            </w:r>
                            <w:r w:rsidRPr="00903E97">
                              <w:rPr>
                                <w:rFonts w:ascii="Consolas" w:eastAsia="Times New Roman" w:hAnsi="Consolas" w:cs="Times New Roman"/>
                                <w:color w:val="CCCCCC"/>
                                <w:sz w:val="21"/>
                                <w:szCs w:val="21"/>
                              </w:rPr>
                              <w:t xml:space="preserve"> </w:t>
                            </w:r>
                            <w:proofErr w:type="spellStart"/>
                            <w:r w:rsidRPr="00903E97">
                              <w:rPr>
                                <w:rFonts w:ascii="Consolas" w:eastAsia="Times New Roman" w:hAnsi="Consolas" w:cs="Times New Roman"/>
                                <w:color w:val="9CDCFE"/>
                                <w:sz w:val="21"/>
                                <w:szCs w:val="21"/>
                              </w:rPr>
                              <w:t>coords</w:t>
                            </w:r>
                            <w:proofErr w:type="spellEnd"/>
                            <w:r w:rsidRPr="00903E97">
                              <w:rPr>
                                <w:rFonts w:ascii="Consolas" w:eastAsia="Times New Roman" w:hAnsi="Consolas" w:cs="Times New Roman"/>
                                <w:color w:val="CCCCCC"/>
                                <w:sz w:val="21"/>
                                <w:szCs w:val="21"/>
                              </w:rPr>
                              <w:t>[</w:t>
                            </w:r>
                            <w:r w:rsidRPr="00903E97">
                              <w:rPr>
                                <w:rFonts w:ascii="Consolas" w:eastAsia="Times New Roman" w:hAnsi="Consolas" w:cs="Times New Roman"/>
                                <w:color w:val="B5CEA8"/>
                                <w:sz w:val="21"/>
                                <w:szCs w:val="21"/>
                              </w:rPr>
                              <w:t>1</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D4D4D4"/>
                                <w:sz w:val="21"/>
                                <w:szCs w:val="21"/>
                              </w:rPr>
                              <w:t>/</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B5CEA8"/>
                                <w:sz w:val="21"/>
                                <w:szCs w:val="21"/>
                              </w:rPr>
                              <w:t>60</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D4D4D4"/>
                                <w:sz w:val="21"/>
                                <w:szCs w:val="21"/>
                              </w:rPr>
                              <w:t>+</w:t>
                            </w:r>
                            <w:r w:rsidRPr="00903E97">
                              <w:rPr>
                                <w:rFonts w:ascii="Consolas" w:eastAsia="Times New Roman" w:hAnsi="Consolas" w:cs="Times New Roman"/>
                                <w:color w:val="CCCCCC"/>
                                <w:sz w:val="21"/>
                                <w:szCs w:val="21"/>
                              </w:rPr>
                              <w:t xml:space="preserve"> </w:t>
                            </w:r>
                            <w:proofErr w:type="spellStart"/>
                            <w:r w:rsidRPr="00903E97">
                              <w:rPr>
                                <w:rFonts w:ascii="Consolas" w:eastAsia="Times New Roman" w:hAnsi="Consolas" w:cs="Times New Roman"/>
                                <w:color w:val="9CDCFE"/>
                                <w:sz w:val="21"/>
                                <w:szCs w:val="21"/>
                              </w:rPr>
                              <w:t>coords</w:t>
                            </w:r>
                            <w:proofErr w:type="spellEnd"/>
                            <w:r w:rsidRPr="00903E97">
                              <w:rPr>
                                <w:rFonts w:ascii="Consolas" w:eastAsia="Times New Roman" w:hAnsi="Consolas" w:cs="Times New Roman"/>
                                <w:color w:val="CCCCCC"/>
                                <w:sz w:val="21"/>
                                <w:szCs w:val="21"/>
                              </w:rPr>
                              <w:t>[</w:t>
                            </w:r>
                            <w:r w:rsidRPr="00903E97">
                              <w:rPr>
                                <w:rFonts w:ascii="Consolas" w:eastAsia="Times New Roman" w:hAnsi="Consolas" w:cs="Times New Roman"/>
                                <w:color w:val="B5CEA8"/>
                                <w:sz w:val="21"/>
                                <w:szCs w:val="21"/>
                              </w:rPr>
                              <w:t>2</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D4D4D4"/>
                                <w:sz w:val="21"/>
                                <w:szCs w:val="21"/>
                              </w:rPr>
                              <w:t>/</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B5CEA8"/>
                                <w:sz w:val="21"/>
                                <w:szCs w:val="21"/>
                              </w:rPr>
                              <w:t>3600</w:t>
                            </w:r>
                          </w:p>
                          <w:p w14:paraId="4555392B" w14:textId="77777777" w:rsidR="00903E97" w:rsidRPr="00903E97" w:rsidRDefault="00903E97" w:rsidP="00903E97">
                            <w:pPr>
                              <w:shd w:val="clear" w:color="auto" w:fill="1F1F1F"/>
                              <w:spacing w:line="285" w:lineRule="atLeast"/>
                              <w:rPr>
                                <w:rFonts w:ascii="Consolas" w:eastAsia="Times New Roman" w:hAnsi="Consolas" w:cs="Times New Roman"/>
                                <w:color w:val="CCCCCC"/>
                                <w:sz w:val="21"/>
                                <w:szCs w:val="21"/>
                              </w:rPr>
                            </w:pP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C586C0"/>
                                <w:sz w:val="21"/>
                                <w:szCs w:val="21"/>
                              </w:rPr>
                              <w:t>if</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9CDCFE"/>
                                <w:sz w:val="21"/>
                                <w:szCs w:val="21"/>
                              </w:rPr>
                              <w:t>ref</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D4D4D4"/>
                                <w:sz w:val="21"/>
                                <w:szCs w:val="21"/>
                              </w:rPr>
                              <w:t>==</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CE9178"/>
                                <w:sz w:val="21"/>
                                <w:szCs w:val="21"/>
                              </w:rPr>
                              <w:t>'S'</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569CD6"/>
                                <w:sz w:val="21"/>
                                <w:szCs w:val="21"/>
                              </w:rPr>
                              <w:t>or</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9CDCFE"/>
                                <w:sz w:val="21"/>
                                <w:szCs w:val="21"/>
                              </w:rPr>
                              <w:t>ref</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D4D4D4"/>
                                <w:sz w:val="21"/>
                                <w:szCs w:val="21"/>
                              </w:rPr>
                              <w:t>==</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CE9178"/>
                                <w:sz w:val="21"/>
                                <w:szCs w:val="21"/>
                              </w:rPr>
                              <w:t>'W'</w:t>
                            </w:r>
                            <w:r w:rsidRPr="00903E97">
                              <w:rPr>
                                <w:rFonts w:ascii="Consolas" w:eastAsia="Times New Roman" w:hAnsi="Consolas" w:cs="Times New Roman"/>
                                <w:color w:val="CCCCCC"/>
                                <w:sz w:val="21"/>
                                <w:szCs w:val="21"/>
                              </w:rPr>
                              <w:t>:</w:t>
                            </w:r>
                          </w:p>
                          <w:p w14:paraId="717EF7B1" w14:textId="77777777" w:rsidR="00903E97" w:rsidRPr="00903E97" w:rsidRDefault="00903E97" w:rsidP="00903E97">
                            <w:pPr>
                              <w:shd w:val="clear" w:color="auto" w:fill="1F1F1F"/>
                              <w:spacing w:line="285" w:lineRule="atLeast"/>
                              <w:rPr>
                                <w:rFonts w:ascii="Consolas" w:eastAsia="Times New Roman" w:hAnsi="Consolas" w:cs="Times New Roman"/>
                                <w:color w:val="CCCCCC"/>
                                <w:sz w:val="21"/>
                                <w:szCs w:val="21"/>
                              </w:rPr>
                            </w:pPr>
                            <w:r w:rsidRPr="00903E97">
                              <w:rPr>
                                <w:rFonts w:ascii="Consolas" w:eastAsia="Times New Roman" w:hAnsi="Consolas" w:cs="Times New Roman"/>
                                <w:color w:val="CCCCCC"/>
                                <w:sz w:val="21"/>
                                <w:szCs w:val="21"/>
                              </w:rPr>
                              <w:t xml:space="preserve">        </w:t>
                            </w:r>
                            <w:proofErr w:type="spellStart"/>
                            <w:r w:rsidRPr="00903E97">
                              <w:rPr>
                                <w:rFonts w:ascii="Consolas" w:eastAsia="Times New Roman" w:hAnsi="Consolas" w:cs="Times New Roman"/>
                                <w:color w:val="9CDCFE"/>
                                <w:sz w:val="21"/>
                                <w:szCs w:val="21"/>
                              </w:rPr>
                              <w:t>decimal_degrees</w:t>
                            </w:r>
                            <w:proofErr w:type="spellEnd"/>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D4D4D4"/>
                                <w:sz w:val="21"/>
                                <w:szCs w:val="21"/>
                              </w:rPr>
                              <w:t>=</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D4D4D4"/>
                                <w:sz w:val="21"/>
                                <w:szCs w:val="21"/>
                              </w:rPr>
                              <w:t>-</w:t>
                            </w:r>
                            <w:proofErr w:type="spellStart"/>
                            <w:r w:rsidRPr="00903E97">
                              <w:rPr>
                                <w:rFonts w:ascii="Consolas" w:eastAsia="Times New Roman" w:hAnsi="Consolas" w:cs="Times New Roman"/>
                                <w:color w:val="9CDCFE"/>
                                <w:sz w:val="21"/>
                                <w:szCs w:val="21"/>
                              </w:rPr>
                              <w:t>decimal_degrees</w:t>
                            </w:r>
                            <w:proofErr w:type="spellEnd"/>
                          </w:p>
                          <w:p w14:paraId="2EF12FAC" w14:textId="77777777" w:rsidR="00903E97" w:rsidRPr="00903E97" w:rsidRDefault="00903E97" w:rsidP="00903E97">
                            <w:pPr>
                              <w:shd w:val="clear" w:color="auto" w:fill="1F1F1F"/>
                              <w:spacing w:line="285" w:lineRule="atLeast"/>
                              <w:rPr>
                                <w:rFonts w:ascii="Consolas" w:eastAsia="Times New Roman" w:hAnsi="Consolas" w:cs="Times New Roman"/>
                                <w:color w:val="CCCCCC"/>
                                <w:sz w:val="21"/>
                                <w:szCs w:val="21"/>
                              </w:rPr>
                            </w:pP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C586C0"/>
                                <w:sz w:val="21"/>
                                <w:szCs w:val="21"/>
                              </w:rPr>
                              <w:t>return</w:t>
                            </w:r>
                            <w:r w:rsidRPr="00903E97">
                              <w:rPr>
                                <w:rFonts w:ascii="Consolas" w:eastAsia="Times New Roman" w:hAnsi="Consolas" w:cs="Times New Roman"/>
                                <w:color w:val="CCCCCC"/>
                                <w:sz w:val="21"/>
                                <w:szCs w:val="21"/>
                              </w:rPr>
                              <w:t xml:space="preserve"> </w:t>
                            </w:r>
                            <w:proofErr w:type="spellStart"/>
                            <w:r w:rsidRPr="00903E97">
                              <w:rPr>
                                <w:rFonts w:ascii="Consolas" w:eastAsia="Times New Roman" w:hAnsi="Consolas" w:cs="Times New Roman"/>
                                <w:color w:val="9CDCFE"/>
                                <w:sz w:val="21"/>
                                <w:szCs w:val="21"/>
                              </w:rPr>
                              <w:t>decimal_degrees</w:t>
                            </w:r>
                            <w:proofErr w:type="spellEnd"/>
                          </w:p>
                          <w:p w14:paraId="75BEA263" w14:textId="77777777" w:rsidR="00903E97" w:rsidRPr="00903E97" w:rsidRDefault="00903E97" w:rsidP="00903E97">
                            <w:pPr>
                              <w:shd w:val="clear" w:color="auto" w:fill="1F1F1F"/>
                              <w:spacing w:line="285" w:lineRule="atLeast"/>
                              <w:rPr>
                                <w:rFonts w:ascii="Consolas" w:eastAsia="Times New Roman" w:hAnsi="Consolas" w:cs="Times New Roman"/>
                                <w:color w:val="CCCCCC"/>
                                <w:sz w:val="21"/>
                                <w:szCs w:val="21"/>
                              </w:rPr>
                            </w:pPr>
                          </w:p>
                          <w:p w14:paraId="2D68A60E" w14:textId="77777777" w:rsidR="00903E97" w:rsidRPr="00903E97" w:rsidRDefault="00903E97" w:rsidP="00903E97">
                            <w:pPr>
                              <w:shd w:val="clear" w:color="auto" w:fill="1F1F1F"/>
                              <w:spacing w:line="285" w:lineRule="atLeast"/>
                              <w:rPr>
                                <w:rFonts w:ascii="Consolas" w:eastAsia="Times New Roman" w:hAnsi="Consolas" w:cs="Times New Roman"/>
                                <w:color w:val="CCCCCC"/>
                                <w:sz w:val="21"/>
                                <w:szCs w:val="21"/>
                              </w:rPr>
                            </w:pPr>
                            <w:r w:rsidRPr="00903E97">
                              <w:rPr>
                                <w:rFonts w:ascii="Consolas" w:eastAsia="Times New Roman" w:hAnsi="Consolas" w:cs="Times New Roman"/>
                                <w:color w:val="6A9955"/>
                                <w:sz w:val="21"/>
                                <w:szCs w:val="21"/>
                              </w:rPr>
                              <w:t>#extracts and prints GPS coordinates</w:t>
                            </w:r>
                          </w:p>
                          <w:p w14:paraId="22B724C1" w14:textId="77777777" w:rsidR="00903E97" w:rsidRPr="00903E97" w:rsidRDefault="00903E97" w:rsidP="00903E97">
                            <w:pPr>
                              <w:shd w:val="clear" w:color="auto" w:fill="1F1F1F"/>
                              <w:spacing w:line="285" w:lineRule="atLeast"/>
                              <w:rPr>
                                <w:rFonts w:ascii="Consolas" w:eastAsia="Times New Roman" w:hAnsi="Consolas" w:cs="Times New Roman"/>
                                <w:color w:val="CCCCCC"/>
                                <w:sz w:val="21"/>
                                <w:szCs w:val="21"/>
                              </w:rPr>
                            </w:pPr>
                            <w:r w:rsidRPr="00903E97">
                              <w:rPr>
                                <w:rFonts w:ascii="Consolas" w:eastAsia="Times New Roman" w:hAnsi="Consolas" w:cs="Times New Roman"/>
                                <w:color w:val="569CD6"/>
                                <w:sz w:val="21"/>
                                <w:szCs w:val="21"/>
                              </w:rPr>
                              <w:t>def</w:t>
                            </w:r>
                            <w:r w:rsidRPr="00903E97">
                              <w:rPr>
                                <w:rFonts w:ascii="Consolas" w:eastAsia="Times New Roman" w:hAnsi="Consolas" w:cs="Times New Roman"/>
                                <w:color w:val="CCCCCC"/>
                                <w:sz w:val="21"/>
                                <w:szCs w:val="21"/>
                              </w:rPr>
                              <w:t xml:space="preserve"> </w:t>
                            </w:r>
                            <w:proofErr w:type="spellStart"/>
                            <w:r w:rsidRPr="00903E97">
                              <w:rPr>
                                <w:rFonts w:ascii="Consolas" w:eastAsia="Times New Roman" w:hAnsi="Consolas" w:cs="Times New Roman"/>
                                <w:color w:val="DCDCAA"/>
                                <w:sz w:val="21"/>
                                <w:szCs w:val="21"/>
                              </w:rPr>
                              <w:t>img_coords</w:t>
                            </w:r>
                            <w:proofErr w:type="spellEnd"/>
                            <w:r w:rsidRPr="00903E97">
                              <w:rPr>
                                <w:rFonts w:ascii="Consolas" w:eastAsia="Times New Roman" w:hAnsi="Consolas" w:cs="Times New Roman"/>
                                <w:color w:val="CCCCCC"/>
                                <w:sz w:val="21"/>
                                <w:szCs w:val="21"/>
                              </w:rPr>
                              <w:t>(</w:t>
                            </w:r>
                            <w:proofErr w:type="spellStart"/>
                            <w:r w:rsidRPr="00903E97">
                              <w:rPr>
                                <w:rFonts w:ascii="Consolas" w:eastAsia="Times New Roman" w:hAnsi="Consolas" w:cs="Times New Roman"/>
                                <w:color w:val="9CDCFE"/>
                                <w:sz w:val="21"/>
                                <w:szCs w:val="21"/>
                              </w:rPr>
                              <w:t>f_name</w:t>
                            </w:r>
                            <w:proofErr w:type="spellEnd"/>
                            <w:r w:rsidRPr="00903E97">
                              <w:rPr>
                                <w:rFonts w:ascii="Consolas" w:eastAsia="Times New Roman" w:hAnsi="Consolas" w:cs="Times New Roman"/>
                                <w:color w:val="CCCCCC"/>
                                <w:sz w:val="21"/>
                                <w:szCs w:val="21"/>
                              </w:rPr>
                              <w:t>):</w:t>
                            </w:r>
                          </w:p>
                          <w:p w14:paraId="6709C665" w14:textId="77777777" w:rsidR="00903E97" w:rsidRPr="00903E97" w:rsidRDefault="00903E97" w:rsidP="00903E97">
                            <w:pPr>
                              <w:shd w:val="clear" w:color="auto" w:fill="1F1F1F"/>
                              <w:spacing w:line="285" w:lineRule="atLeast"/>
                              <w:rPr>
                                <w:rFonts w:ascii="Consolas" w:eastAsia="Times New Roman" w:hAnsi="Consolas" w:cs="Times New Roman"/>
                                <w:color w:val="CCCCCC"/>
                                <w:sz w:val="21"/>
                                <w:szCs w:val="21"/>
                              </w:rPr>
                            </w:pP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C586C0"/>
                                <w:sz w:val="21"/>
                                <w:szCs w:val="21"/>
                              </w:rPr>
                              <w:t>with</w:t>
                            </w:r>
                            <w:r w:rsidRPr="00903E97">
                              <w:rPr>
                                <w:rFonts w:ascii="Consolas" w:eastAsia="Times New Roman" w:hAnsi="Consolas" w:cs="Times New Roman"/>
                                <w:color w:val="CCCCCC"/>
                                <w:sz w:val="21"/>
                                <w:szCs w:val="21"/>
                              </w:rPr>
                              <w:t xml:space="preserve"> </w:t>
                            </w:r>
                            <w:proofErr w:type="gramStart"/>
                            <w:r w:rsidRPr="00903E97">
                              <w:rPr>
                                <w:rFonts w:ascii="Consolas" w:eastAsia="Times New Roman" w:hAnsi="Consolas" w:cs="Times New Roman"/>
                                <w:color w:val="DCDCAA"/>
                                <w:sz w:val="21"/>
                                <w:szCs w:val="21"/>
                              </w:rPr>
                              <w:t>open</w:t>
                            </w:r>
                            <w:r w:rsidRPr="00903E97">
                              <w:rPr>
                                <w:rFonts w:ascii="Consolas" w:eastAsia="Times New Roman" w:hAnsi="Consolas" w:cs="Times New Roman"/>
                                <w:color w:val="CCCCCC"/>
                                <w:sz w:val="21"/>
                                <w:szCs w:val="21"/>
                              </w:rPr>
                              <w:t>(</w:t>
                            </w:r>
                            <w:proofErr w:type="spellStart"/>
                            <w:proofErr w:type="gramEnd"/>
                            <w:r w:rsidRPr="00903E97">
                              <w:rPr>
                                <w:rFonts w:ascii="Consolas" w:eastAsia="Times New Roman" w:hAnsi="Consolas" w:cs="Times New Roman"/>
                                <w:color w:val="9CDCFE"/>
                                <w:sz w:val="21"/>
                                <w:szCs w:val="21"/>
                              </w:rPr>
                              <w:t>f_name</w:t>
                            </w:r>
                            <w:proofErr w:type="spellEnd"/>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CE9178"/>
                                <w:sz w:val="21"/>
                                <w:szCs w:val="21"/>
                              </w:rPr>
                              <w:t>'</w:t>
                            </w:r>
                            <w:proofErr w:type="spellStart"/>
                            <w:r w:rsidRPr="00903E97">
                              <w:rPr>
                                <w:rFonts w:ascii="Consolas" w:eastAsia="Times New Roman" w:hAnsi="Consolas" w:cs="Times New Roman"/>
                                <w:color w:val="CE9178"/>
                                <w:sz w:val="21"/>
                                <w:szCs w:val="21"/>
                              </w:rPr>
                              <w:t>rb</w:t>
                            </w:r>
                            <w:proofErr w:type="spellEnd"/>
                            <w:r w:rsidRPr="00903E97">
                              <w:rPr>
                                <w:rFonts w:ascii="Consolas" w:eastAsia="Times New Roman" w:hAnsi="Consolas" w:cs="Times New Roman"/>
                                <w:color w:val="CE9178"/>
                                <w:sz w:val="21"/>
                                <w:szCs w:val="21"/>
                              </w:rPr>
                              <w:t>'</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C586C0"/>
                                <w:sz w:val="21"/>
                                <w:szCs w:val="21"/>
                              </w:rPr>
                              <w:t>as</w:t>
                            </w:r>
                            <w:r w:rsidRPr="00903E97">
                              <w:rPr>
                                <w:rFonts w:ascii="Consolas" w:eastAsia="Times New Roman" w:hAnsi="Consolas" w:cs="Times New Roman"/>
                                <w:color w:val="CCCCCC"/>
                                <w:sz w:val="21"/>
                                <w:szCs w:val="21"/>
                              </w:rPr>
                              <w:t xml:space="preserve"> </w:t>
                            </w:r>
                            <w:proofErr w:type="spellStart"/>
                            <w:r w:rsidRPr="00903E97">
                              <w:rPr>
                                <w:rFonts w:ascii="Consolas" w:eastAsia="Times New Roman" w:hAnsi="Consolas" w:cs="Times New Roman"/>
                                <w:color w:val="9CDCFE"/>
                                <w:sz w:val="21"/>
                                <w:szCs w:val="21"/>
                              </w:rPr>
                              <w:t>src</w:t>
                            </w:r>
                            <w:proofErr w:type="spellEnd"/>
                            <w:r w:rsidRPr="00903E97">
                              <w:rPr>
                                <w:rFonts w:ascii="Consolas" w:eastAsia="Times New Roman" w:hAnsi="Consolas" w:cs="Times New Roman"/>
                                <w:color w:val="CCCCCC"/>
                                <w:sz w:val="21"/>
                                <w:szCs w:val="21"/>
                              </w:rPr>
                              <w:t>:</w:t>
                            </w:r>
                          </w:p>
                          <w:p w14:paraId="7D0CF910" w14:textId="77777777" w:rsidR="00903E97" w:rsidRPr="00903E97" w:rsidRDefault="00903E97" w:rsidP="00903E97">
                            <w:pPr>
                              <w:shd w:val="clear" w:color="auto" w:fill="1F1F1F"/>
                              <w:spacing w:line="285" w:lineRule="atLeast"/>
                              <w:rPr>
                                <w:rFonts w:ascii="Consolas" w:eastAsia="Times New Roman" w:hAnsi="Consolas" w:cs="Times New Roman"/>
                                <w:color w:val="CCCCCC"/>
                                <w:sz w:val="21"/>
                                <w:szCs w:val="21"/>
                              </w:rPr>
                            </w:pPr>
                            <w:r w:rsidRPr="00903E97">
                              <w:rPr>
                                <w:rFonts w:ascii="Consolas" w:eastAsia="Times New Roman" w:hAnsi="Consolas" w:cs="Times New Roman"/>
                                <w:color w:val="CCCCCC"/>
                                <w:sz w:val="21"/>
                                <w:szCs w:val="21"/>
                              </w:rPr>
                              <w:t xml:space="preserve">        </w:t>
                            </w:r>
                            <w:proofErr w:type="spellStart"/>
                            <w:r w:rsidRPr="00903E97">
                              <w:rPr>
                                <w:rFonts w:ascii="Consolas" w:eastAsia="Times New Roman" w:hAnsi="Consolas" w:cs="Times New Roman"/>
                                <w:color w:val="9CDCFE"/>
                                <w:sz w:val="21"/>
                                <w:szCs w:val="21"/>
                              </w:rPr>
                              <w:t>img</w:t>
                            </w:r>
                            <w:proofErr w:type="spellEnd"/>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D4D4D4"/>
                                <w:sz w:val="21"/>
                                <w:szCs w:val="21"/>
                              </w:rPr>
                              <w:t>=</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4EC9B0"/>
                                <w:sz w:val="21"/>
                                <w:szCs w:val="21"/>
                              </w:rPr>
                              <w:t>Image</w:t>
                            </w:r>
                            <w:r w:rsidRPr="00903E97">
                              <w:rPr>
                                <w:rFonts w:ascii="Consolas" w:eastAsia="Times New Roman" w:hAnsi="Consolas" w:cs="Times New Roman"/>
                                <w:color w:val="CCCCCC"/>
                                <w:sz w:val="21"/>
                                <w:szCs w:val="21"/>
                              </w:rPr>
                              <w:t>(</w:t>
                            </w:r>
                            <w:proofErr w:type="spellStart"/>
                            <w:r w:rsidRPr="00903E97">
                              <w:rPr>
                                <w:rFonts w:ascii="Consolas" w:eastAsia="Times New Roman" w:hAnsi="Consolas" w:cs="Times New Roman"/>
                                <w:color w:val="9CDCFE"/>
                                <w:sz w:val="21"/>
                                <w:szCs w:val="21"/>
                              </w:rPr>
                              <w:t>src</w:t>
                            </w:r>
                            <w:proofErr w:type="spellEnd"/>
                            <w:r w:rsidRPr="00903E97">
                              <w:rPr>
                                <w:rFonts w:ascii="Consolas" w:eastAsia="Times New Roman" w:hAnsi="Consolas" w:cs="Times New Roman"/>
                                <w:color w:val="CCCCCC"/>
                                <w:sz w:val="21"/>
                                <w:szCs w:val="21"/>
                              </w:rPr>
                              <w:t>)</w:t>
                            </w:r>
                          </w:p>
                          <w:p w14:paraId="75BBDBFC" w14:textId="77777777" w:rsidR="00903E97" w:rsidRPr="00903E97" w:rsidRDefault="00903E97" w:rsidP="00903E97">
                            <w:pPr>
                              <w:shd w:val="clear" w:color="auto" w:fill="1F1F1F"/>
                              <w:spacing w:line="285" w:lineRule="atLeast"/>
                              <w:rPr>
                                <w:rFonts w:ascii="Consolas" w:eastAsia="Times New Roman" w:hAnsi="Consolas" w:cs="Times New Roman"/>
                                <w:color w:val="CCCCCC"/>
                                <w:sz w:val="21"/>
                                <w:szCs w:val="21"/>
                              </w:rPr>
                            </w:pPr>
                            <w:r w:rsidRPr="00903E97">
                              <w:rPr>
                                <w:rFonts w:ascii="Consolas" w:eastAsia="Times New Roman" w:hAnsi="Consolas" w:cs="Times New Roman"/>
                                <w:color w:val="CCCCCC"/>
                                <w:sz w:val="21"/>
                                <w:szCs w:val="21"/>
                              </w:rPr>
                              <w:t xml:space="preserve">        </w:t>
                            </w:r>
                            <w:proofErr w:type="gramStart"/>
                            <w:r w:rsidRPr="00903E97">
                              <w:rPr>
                                <w:rFonts w:ascii="Consolas" w:eastAsia="Times New Roman" w:hAnsi="Consolas" w:cs="Times New Roman"/>
                                <w:color w:val="DCDCAA"/>
                                <w:sz w:val="21"/>
                                <w:szCs w:val="21"/>
                              </w:rPr>
                              <w:t>print</w:t>
                            </w:r>
                            <w:r w:rsidRPr="00903E97">
                              <w:rPr>
                                <w:rFonts w:ascii="Consolas" w:eastAsia="Times New Roman" w:hAnsi="Consolas" w:cs="Times New Roman"/>
                                <w:color w:val="CCCCCC"/>
                                <w:sz w:val="21"/>
                                <w:szCs w:val="21"/>
                              </w:rPr>
                              <w:t>(</w:t>
                            </w:r>
                            <w:proofErr w:type="gramEnd"/>
                            <w:r w:rsidRPr="00903E97">
                              <w:rPr>
                                <w:rFonts w:ascii="Consolas" w:eastAsia="Times New Roman" w:hAnsi="Consolas" w:cs="Times New Roman"/>
                                <w:color w:val="9CDCFE"/>
                                <w:sz w:val="21"/>
                                <w:szCs w:val="21"/>
                              </w:rPr>
                              <w:t>src</w:t>
                            </w:r>
                            <w:r w:rsidRPr="00903E97">
                              <w:rPr>
                                <w:rFonts w:ascii="Consolas" w:eastAsia="Times New Roman" w:hAnsi="Consolas" w:cs="Times New Roman"/>
                                <w:color w:val="CCCCCC"/>
                                <w:sz w:val="21"/>
                                <w:szCs w:val="21"/>
                              </w:rPr>
                              <w:t>.</w:t>
                            </w:r>
                            <w:r w:rsidRPr="00903E97">
                              <w:rPr>
                                <w:rFonts w:ascii="Consolas" w:eastAsia="Times New Roman" w:hAnsi="Consolas" w:cs="Times New Roman"/>
                                <w:color w:val="9CDCFE"/>
                                <w:sz w:val="21"/>
                                <w:szCs w:val="21"/>
                              </w:rPr>
                              <w:t>name</w:t>
                            </w:r>
                            <w:r w:rsidRPr="00903E97">
                              <w:rPr>
                                <w:rFonts w:ascii="Consolas" w:eastAsia="Times New Roman" w:hAnsi="Consolas" w:cs="Times New Roman"/>
                                <w:color w:val="CCCCCC"/>
                                <w:sz w:val="21"/>
                                <w:szCs w:val="21"/>
                              </w:rPr>
                              <w:t xml:space="preserve">, </w:t>
                            </w:r>
                            <w:proofErr w:type="spellStart"/>
                            <w:r w:rsidRPr="00903E97">
                              <w:rPr>
                                <w:rFonts w:ascii="Consolas" w:eastAsia="Times New Roman" w:hAnsi="Consolas" w:cs="Times New Roman"/>
                                <w:color w:val="9CDCFE"/>
                                <w:sz w:val="21"/>
                                <w:szCs w:val="21"/>
                              </w:rPr>
                              <w:t>img</w:t>
                            </w:r>
                            <w:proofErr w:type="spellEnd"/>
                            <w:r w:rsidRPr="00903E97">
                              <w:rPr>
                                <w:rFonts w:ascii="Consolas" w:eastAsia="Times New Roman" w:hAnsi="Consolas" w:cs="Times New Roman"/>
                                <w:color w:val="CCCCCC"/>
                                <w:sz w:val="21"/>
                                <w:szCs w:val="21"/>
                              </w:rPr>
                              <w:t>)</w:t>
                            </w:r>
                          </w:p>
                          <w:p w14:paraId="42F35872" w14:textId="77777777" w:rsidR="00903E97" w:rsidRPr="00903E97" w:rsidRDefault="00903E97" w:rsidP="00903E97">
                            <w:pPr>
                              <w:shd w:val="clear" w:color="auto" w:fill="1F1F1F"/>
                              <w:spacing w:line="285" w:lineRule="atLeast"/>
                              <w:rPr>
                                <w:rFonts w:ascii="Consolas" w:eastAsia="Times New Roman" w:hAnsi="Consolas" w:cs="Times New Roman"/>
                                <w:color w:val="CCCCCC"/>
                                <w:sz w:val="21"/>
                                <w:szCs w:val="21"/>
                              </w:rPr>
                            </w:pP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C586C0"/>
                                <w:sz w:val="21"/>
                                <w:szCs w:val="21"/>
                              </w:rPr>
                              <w:t>if</w:t>
                            </w:r>
                            <w:r w:rsidRPr="00903E97">
                              <w:rPr>
                                <w:rFonts w:ascii="Consolas" w:eastAsia="Times New Roman" w:hAnsi="Consolas" w:cs="Times New Roman"/>
                                <w:color w:val="CCCCCC"/>
                                <w:sz w:val="21"/>
                                <w:szCs w:val="21"/>
                              </w:rPr>
                              <w:t xml:space="preserve"> </w:t>
                            </w:r>
                            <w:proofErr w:type="spellStart"/>
                            <w:r w:rsidRPr="00903E97">
                              <w:rPr>
                                <w:rFonts w:ascii="Consolas" w:eastAsia="Times New Roman" w:hAnsi="Consolas" w:cs="Times New Roman"/>
                                <w:color w:val="9CDCFE"/>
                                <w:sz w:val="21"/>
                                <w:szCs w:val="21"/>
                              </w:rPr>
                              <w:t>img</w:t>
                            </w:r>
                            <w:r w:rsidRPr="00903E97">
                              <w:rPr>
                                <w:rFonts w:ascii="Consolas" w:eastAsia="Times New Roman" w:hAnsi="Consolas" w:cs="Times New Roman"/>
                                <w:color w:val="CCCCCC"/>
                                <w:sz w:val="21"/>
                                <w:szCs w:val="21"/>
                              </w:rPr>
                              <w:t>.</w:t>
                            </w:r>
                            <w:r w:rsidRPr="00903E97">
                              <w:rPr>
                                <w:rFonts w:ascii="Consolas" w:eastAsia="Times New Roman" w:hAnsi="Consolas" w:cs="Times New Roman"/>
                                <w:color w:val="9CDCFE"/>
                                <w:sz w:val="21"/>
                                <w:szCs w:val="21"/>
                              </w:rPr>
                              <w:t>has_exif</w:t>
                            </w:r>
                            <w:proofErr w:type="spellEnd"/>
                            <w:r w:rsidRPr="00903E97">
                              <w:rPr>
                                <w:rFonts w:ascii="Consolas" w:eastAsia="Times New Roman" w:hAnsi="Consolas" w:cs="Times New Roman"/>
                                <w:color w:val="CCCCCC"/>
                                <w:sz w:val="21"/>
                                <w:szCs w:val="21"/>
                              </w:rPr>
                              <w:t>:</w:t>
                            </w:r>
                          </w:p>
                          <w:p w14:paraId="0C94D7AC" w14:textId="77777777" w:rsidR="00903E97" w:rsidRPr="00903E97" w:rsidRDefault="00903E97" w:rsidP="00903E97">
                            <w:pPr>
                              <w:shd w:val="clear" w:color="auto" w:fill="1F1F1F"/>
                              <w:spacing w:line="285" w:lineRule="atLeast"/>
                              <w:rPr>
                                <w:rFonts w:ascii="Consolas" w:eastAsia="Times New Roman" w:hAnsi="Consolas" w:cs="Times New Roman"/>
                                <w:color w:val="CCCCCC"/>
                                <w:sz w:val="21"/>
                                <w:szCs w:val="21"/>
                              </w:rPr>
                            </w:pP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C586C0"/>
                                <w:sz w:val="21"/>
                                <w:szCs w:val="21"/>
                              </w:rPr>
                              <w:t>try</w:t>
                            </w:r>
                            <w:r w:rsidRPr="00903E97">
                              <w:rPr>
                                <w:rFonts w:ascii="Consolas" w:eastAsia="Times New Roman" w:hAnsi="Consolas" w:cs="Times New Roman"/>
                                <w:color w:val="CCCCCC"/>
                                <w:sz w:val="21"/>
                                <w:szCs w:val="21"/>
                              </w:rPr>
                              <w:t>:</w:t>
                            </w:r>
                          </w:p>
                          <w:p w14:paraId="4522952F" w14:textId="77777777" w:rsidR="00903E97" w:rsidRPr="00903E97" w:rsidRDefault="00903E97" w:rsidP="00903E97">
                            <w:pPr>
                              <w:shd w:val="clear" w:color="auto" w:fill="1F1F1F"/>
                              <w:spacing w:line="285" w:lineRule="atLeast"/>
                              <w:rPr>
                                <w:rFonts w:ascii="Consolas" w:eastAsia="Times New Roman" w:hAnsi="Consolas" w:cs="Times New Roman"/>
                                <w:color w:val="CCCCCC"/>
                                <w:sz w:val="21"/>
                                <w:szCs w:val="21"/>
                              </w:rPr>
                            </w:pPr>
                            <w:r w:rsidRPr="00903E97">
                              <w:rPr>
                                <w:rFonts w:ascii="Consolas" w:eastAsia="Times New Roman" w:hAnsi="Consolas" w:cs="Times New Roman"/>
                                <w:color w:val="CCCCCC"/>
                                <w:sz w:val="21"/>
                                <w:szCs w:val="21"/>
                              </w:rPr>
                              <w:t xml:space="preserve">            </w:t>
                            </w:r>
                            <w:proofErr w:type="spellStart"/>
                            <w:r w:rsidRPr="00903E97">
                              <w:rPr>
                                <w:rFonts w:ascii="Consolas" w:eastAsia="Times New Roman" w:hAnsi="Consolas" w:cs="Times New Roman"/>
                                <w:color w:val="9CDCFE"/>
                                <w:sz w:val="21"/>
                                <w:szCs w:val="21"/>
                              </w:rPr>
                              <w:t>img</w:t>
                            </w:r>
                            <w:r w:rsidRPr="00903E97">
                              <w:rPr>
                                <w:rFonts w:ascii="Consolas" w:eastAsia="Times New Roman" w:hAnsi="Consolas" w:cs="Times New Roman"/>
                                <w:color w:val="CCCCCC"/>
                                <w:sz w:val="21"/>
                                <w:szCs w:val="21"/>
                              </w:rPr>
                              <w:t>.gps_longitude</w:t>
                            </w:r>
                            <w:proofErr w:type="spellEnd"/>
                          </w:p>
                          <w:p w14:paraId="5AC212A6" w14:textId="77777777" w:rsidR="00903E97" w:rsidRPr="00903E97" w:rsidRDefault="00903E97" w:rsidP="00903E97">
                            <w:pPr>
                              <w:shd w:val="clear" w:color="auto" w:fill="1F1F1F"/>
                              <w:spacing w:line="285" w:lineRule="atLeast"/>
                              <w:rPr>
                                <w:rFonts w:ascii="Consolas" w:eastAsia="Times New Roman" w:hAnsi="Consolas" w:cs="Times New Roman"/>
                                <w:color w:val="CCCCCC"/>
                                <w:sz w:val="21"/>
                                <w:szCs w:val="21"/>
                              </w:rPr>
                            </w:pP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C586C0"/>
                                <w:sz w:val="21"/>
                                <w:szCs w:val="21"/>
                              </w:rPr>
                              <w:t>return</w:t>
                            </w:r>
                            <w:r w:rsidRPr="00903E97">
                              <w:rPr>
                                <w:rFonts w:ascii="Consolas" w:eastAsia="Times New Roman" w:hAnsi="Consolas" w:cs="Times New Roman"/>
                                <w:color w:val="CCCCCC"/>
                                <w:sz w:val="21"/>
                                <w:szCs w:val="21"/>
                              </w:rPr>
                              <w:t xml:space="preserve"> [</w:t>
                            </w:r>
                            <w:proofErr w:type="spellStart"/>
                            <w:r w:rsidRPr="00903E97">
                              <w:rPr>
                                <w:rFonts w:ascii="Consolas" w:eastAsia="Times New Roman" w:hAnsi="Consolas" w:cs="Times New Roman"/>
                                <w:color w:val="DCDCAA"/>
                                <w:sz w:val="21"/>
                                <w:szCs w:val="21"/>
                              </w:rPr>
                              <w:t>decimal_</w:t>
                            </w:r>
                            <w:proofErr w:type="gramStart"/>
                            <w:r w:rsidRPr="00903E97">
                              <w:rPr>
                                <w:rFonts w:ascii="Consolas" w:eastAsia="Times New Roman" w:hAnsi="Consolas" w:cs="Times New Roman"/>
                                <w:color w:val="DCDCAA"/>
                                <w:sz w:val="21"/>
                                <w:szCs w:val="21"/>
                              </w:rPr>
                              <w:t>coords</w:t>
                            </w:r>
                            <w:proofErr w:type="spellEnd"/>
                            <w:r w:rsidRPr="00903E97">
                              <w:rPr>
                                <w:rFonts w:ascii="Consolas" w:eastAsia="Times New Roman" w:hAnsi="Consolas" w:cs="Times New Roman"/>
                                <w:color w:val="CCCCCC"/>
                                <w:sz w:val="21"/>
                                <w:szCs w:val="21"/>
                              </w:rPr>
                              <w:t>(</w:t>
                            </w:r>
                            <w:proofErr w:type="spellStart"/>
                            <w:proofErr w:type="gramEnd"/>
                            <w:r w:rsidRPr="00903E97">
                              <w:rPr>
                                <w:rFonts w:ascii="Consolas" w:eastAsia="Times New Roman" w:hAnsi="Consolas" w:cs="Times New Roman"/>
                                <w:color w:val="9CDCFE"/>
                                <w:sz w:val="21"/>
                                <w:szCs w:val="21"/>
                              </w:rPr>
                              <w:t>img</w:t>
                            </w:r>
                            <w:r w:rsidRPr="00903E97">
                              <w:rPr>
                                <w:rFonts w:ascii="Consolas" w:eastAsia="Times New Roman" w:hAnsi="Consolas" w:cs="Times New Roman"/>
                                <w:color w:val="CCCCCC"/>
                                <w:sz w:val="21"/>
                                <w:szCs w:val="21"/>
                              </w:rPr>
                              <w:t>.gps_latitude</w:t>
                            </w:r>
                            <w:proofErr w:type="spellEnd"/>
                            <w:r w:rsidRPr="00903E97">
                              <w:rPr>
                                <w:rFonts w:ascii="Consolas" w:eastAsia="Times New Roman" w:hAnsi="Consolas" w:cs="Times New Roman"/>
                                <w:color w:val="CCCCCC"/>
                                <w:sz w:val="21"/>
                                <w:szCs w:val="21"/>
                              </w:rPr>
                              <w:t xml:space="preserve">, </w:t>
                            </w:r>
                            <w:proofErr w:type="spellStart"/>
                            <w:r w:rsidRPr="00903E97">
                              <w:rPr>
                                <w:rFonts w:ascii="Consolas" w:eastAsia="Times New Roman" w:hAnsi="Consolas" w:cs="Times New Roman"/>
                                <w:color w:val="9CDCFE"/>
                                <w:sz w:val="21"/>
                                <w:szCs w:val="21"/>
                              </w:rPr>
                              <w:t>img</w:t>
                            </w:r>
                            <w:r w:rsidRPr="00903E97">
                              <w:rPr>
                                <w:rFonts w:ascii="Consolas" w:eastAsia="Times New Roman" w:hAnsi="Consolas" w:cs="Times New Roman"/>
                                <w:color w:val="CCCCCC"/>
                                <w:sz w:val="21"/>
                                <w:szCs w:val="21"/>
                              </w:rPr>
                              <w:t>.gps_latitude_ref</w:t>
                            </w:r>
                            <w:proofErr w:type="spellEnd"/>
                            <w:r w:rsidRPr="00903E97">
                              <w:rPr>
                                <w:rFonts w:ascii="Consolas" w:eastAsia="Times New Roman" w:hAnsi="Consolas" w:cs="Times New Roman"/>
                                <w:color w:val="CCCCCC"/>
                                <w:sz w:val="21"/>
                                <w:szCs w:val="21"/>
                              </w:rPr>
                              <w:t>),\</w:t>
                            </w:r>
                          </w:p>
                          <w:p w14:paraId="62525DB1" w14:textId="77777777" w:rsidR="00903E97" w:rsidRPr="00903E97" w:rsidRDefault="00903E97" w:rsidP="00903E97">
                            <w:pPr>
                              <w:shd w:val="clear" w:color="auto" w:fill="1F1F1F"/>
                              <w:spacing w:line="285" w:lineRule="atLeast"/>
                              <w:rPr>
                                <w:rFonts w:ascii="Consolas" w:eastAsia="Times New Roman" w:hAnsi="Consolas" w:cs="Times New Roman"/>
                                <w:color w:val="CCCCCC"/>
                                <w:sz w:val="21"/>
                                <w:szCs w:val="21"/>
                              </w:rPr>
                            </w:pPr>
                            <w:r w:rsidRPr="00903E97">
                              <w:rPr>
                                <w:rFonts w:ascii="Consolas" w:eastAsia="Times New Roman" w:hAnsi="Consolas" w:cs="Times New Roman"/>
                                <w:color w:val="CCCCCC"/>
                                <w:sz w:val="21"/>
                                <w:szCs w:val="21"/>
                              </w:rPr>
                              <w:t xml:space="preserve">                    </w:t>
                            </w:r>
                            <w:proofErr w:type="spellStart"/>
                            <w:r w:rsidRPr="00903E97">
                              <w:rPr>
                                <w:rFonts w:ascii="Consolas" w:eastAsia="Times New Roman" w:hAnsi="Consolas" w:cs="Times New Roman"/>
                                <w:color w:val="DCDCAA"/>
                                <w:sz w:val="21"/>
                                <w:szCs w:val="21"/>
                              </w:rPr>
                              <w:t>decimal_</w:t>
                            </w:r>
                            <w:proofErr w:type="gramStart"/>
                            <w:r w:rsidRPr="00903E97">
                              <w:rPr>
                                <w:rFonts w:ascii="Consolas" w:eastAsia="Times New Roman" w:hAnsi="Consolas" w:cs="Times New Roman"/>
                                <w:color w:val="DCDCAA"/>
                                <w:sz w:val="21"/>
                                <w:szCs w:val="21"/>
                              </w:rPr>
                              <w:t>coords</w:t>
                            </w:r>
                            <w:proofErr w:type="spellEnd"/>
                            <w:r w:rsidRPr="00903E97">
                              <w:rPr>
                                <w:rFonts w:ascii="Consolas" w:eastAsia="Times New Roman" w:hAnsi="Consolas" w:cs="Times New Roman"/>
                                <w:color w:val="CCCCCC"/>
                                <w:sz w:val="21"/>
                                <w:szCs w:val="21"/>
                              </w:rPr>
                              <w:t>(</w:t>
                            </w:r>
                            <w:proofErr w:type="spellStart"/>
                            <w:proofErr w:type="gramEnd"/>
                            <w:r w:rsidRPr="00903E97">
                              <w:rPr>
                                <w:rFonts w:ascii="Consolas" w:eastAsia="Times New Roman" w:hAnsi="Consolas" w:cs="Times New Roman"/>
                                <w:color w:val="9CDCFE"/>
                                <w:sz w:val="21"/>
                                <w:szCs w:val="21"/>
                              </w:rPr>
                              <w:t>img</w:t>
                            </w:r>
                            <w:r w:rsidRPr="00903E97">
                              <w:rPr>
                                <w:rFonts w:ascii="Consolas" w:eastAsia="Times New Roman" w:hAnsi="Consolas" w:cs="Times New Roman"/>
                                <w:color w:val="CCCCCC"/>
                                <w:sz w:val="21"/>
                                <w:szCs w:val="21"/>
                              </w:rPr>
                              <w:t>.gps_longitude</w:t>
                            </w:r>
                            <w:proofErr w:type="spellEnd"/>
                            <w:r w:rsidRPr="00903E97">
                              <w:rPr>
                                <w:rFonts w:ascii="Consolas" w:eastAsia="Times New Roman" w:hAnsi="Consolas" w:cs="Times New Roman"/>
                                <w:color w:val="CCCCCC"/>
                                <w:sz w:val="21"/>
                                <w:szCs w:val="21"/>
                              </w:rPr>
                              <w:t xml:space="preserve">, </w:t>
                            </w:r>
                            <w:proofErr w:type="spellStart"/>
                            <w:r w:rsidRPr="00903E97">
                              <w:rPr>
                                <w:rFonts w:ascii="Consolas" w:eastAsia="Times New Roman" w:hAnsi="Consolas" w:cs="Times New Roman"/>
                                <w:color w:val="9CDCFE"/>
                                <w:sz w:val="21"/>
                                <w:szCs w:val="21"/>
                              </w:rPr>
                              <w:t>img</w:t>
                            </w:r>
                            <w:r w:rsidRPr="00903E97">
                              <w:rPr>
                                <w:rFonts w:ascii="Consolas" w:eastAsia="Times New Roman" w:hAnsi="Consolas" w:cs="Times New Roman"/>
                                <w:color w:val="CCCCCC"/>
                                <w:sz w:val="21"/>
                                <w:szCs w:val="21"/>
                              </w:rPr>
                              <w:t>.gps_longitude_ref</w:t>
                            </w:r>
                            <w:proofErr w:type="spellEnd"/>
                            <w:r w:rsidRPr="00903E97">
                              <w:rPr>
                                <w:rFonts w:ascii="Consolas" w:eastAsia="Times New Roman" w:hAnsi="Consolas" w:cs="Times New Roman"/>
                                <w:color w:val="CCCCCC"/>
                                <w:sz w:val="21"/>
                                <w:szCs w:val="21"/>
                              </w:rPr>
                              <w:t>)\</w:t>
                            </w:r>
                          </w:p>
                          <w:p w14:paraId="0CE14504" w14:textId="77777777" w:rsidR="00903E97" w:rsidRPr="00903E97" w:rsidRDefault="00903E97" w:rsidP="00903E97">
                            <w:pPr>
                              <w:shd w:val="clear" w:color="auto" w:fill="1F1F1F"/>
                              <w:spacing w:line="285" w:lineRule="atLeast"/>
                              <w:rPr>
                                <w:rFonts w:ascii="Consolas" w:eastAsia="Times New Roman" w:hAnsi="Consolas" w:cs="Times New Roman"/>
                                <w:color w:val="CCCCCC"/>
                                <w:sz w:val="21"/>
                                <w:szCs w:val="21"/>
                              </w:rPr>
                            </w:pPr>
                            <w:r w:rsidRPr="00903E97">
                              <w:rPr>
                                <w:rFonts w:ascii="Consolas" w:eastAsia="Times New Roman" w:hAnsi="Consolas" w:cs="Times New Roman"/>
                                <w:color w:val="CCCCCC"/>
                                <w:sz w:val="21"/>
                                <w:szCs w:val="21"/>
                              </w:rPr>
                              <w:t xml:space="preserve">                        , </w:t>
                            </w:r>
                            <w:proofErr w:type="spellStart"/>
                            <w:proofErr w:type="gramStart"/>
                            <w:r w:rsidRPr="00903E97">
                              <w:rPr>
                                <w:rFonts w:ascii="Consolas" w:eastAsia="Times New Roman" w:hAnsi="Consolas" w:cs="Times New Roman"/>
                                <w:color w:val="9CDCFE"/>
                                <w:sz w:val="21"/>
                                <w:szCs w:val="21"/>
                              </w:rPr>
                              <w:t>img</w:t>
                            </w:r>
                            <w:r w:rsidRPr="00903E97">
                              <w:rPr>
                                <w:rFonts w:ascii="Consolas" w:eastAsia="Times New Roman" w:hAnsi="Consolas" w:cs="Times New Roman"/>
                                <w:color w:val="CCCCCC"/>
                                <w:sz w:val="21"/>
                                <w:szCs w:val="21"/>
                              </w:rPr>
                              <w:t>.datetime</w:t>
                            </w:r>
                            <w:proofErr w:type="gramEnd"/>
                            <w:r w:rsidRPr="00903E97">
                              <w:rPr>
                                <w:rFonts w:ascii="Consolas" w:eastAsia="Times New Roman" w:hAnsi="Consolas" w:cs="Times New Roman"/>
                                <w:color w:val="CCCCCC"/>
                                <w:sz w:val="21"/>
                                <w:szCs w:val="21"/>
                              </w:rPr>
                              <w:t>_original</w:t>
                            </w:r>
                            <w:proofErr w:type="spellEnd"/>
                            <w:r w:rsidRPr="00903E97">
                              <w:rPr>
                                <w:rFonts w:ascii="Consolas" w:eastAsia="Times New Roman" w:hAnsi="Consolas" w:cs="Times New Roman"/>
                                <w:color w:val="CCCCCC"/>
                                <w:sz w:val="21"/>
                                <w:szCs w:val="21"/>
                              </w:rPr>
                              <w:t>]</w:t>
                            </w:r>
                          </w:p>
                          <w:p w14:paraId="39216BA4" w14:textId="77777777" w:rsidR="00903E97" w:rsidRPr="00903E97" w:rsidRDefault="00903E97" w:rsidP="00903E97">
                            <w:pPr>
                              <w:shd w:val="clear" w:color="auto" w:fill="1F1F1F"/>
                              <w:spacing w:line="285" w:lineRule="atLeast"/>
                              <w:rPr>
                                <w:rFonts w:ascii="Consolas" w:eastAsia="Times New Roman" w:hAnsi="Consolas" w:cs="Times New Roman"/>
                                <w:color w:val="CCCCCC"/>
                                <w:sz w:val="21"/>
                                <w:szCs w:val="21"/>
                              </w:rPr>
                            </w:pP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C586C0"/>
                                <w:sz w:val="21"/>
                                <w:szCs w:val="21"/>
                              </w:rPr>
                              <w:t>except</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4EC9B0"/>
                                <w:sz w:val="21"/>
                                <w:szCs w:val="21"/>
                              </w:rPr>
                              <w:t>Exception</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C586C0"/>
                                <w:sz w:val="21"/>
                                <w:szCs w:val="21"/>
                              </w:rPr>
                              <w:t>as</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9CDCFE"/>
                                <w:sz w:val="21"/>
                                <w:szCs w:val="21"/>
                              </w:rPr>
                              <w:t>e</w:t>
                            </w:r>
                            <w:r w:rsidRPr="00903E97">
                              <w:rPr>
                                <w:rFonts w:ascii="Consolas" w:eastAsia="Times New Roman" w:hAnsi="Consolas" w:cs="Times New Roman"/>
                                <w:color w:val="CCCCCC"/>
                                <w:sz w:val="21"/>
                                <w:szCs w:val="21"/>
                              </w:rPr>
                              <w:t>:</w:t>
                            </w:r>
                          </w:p>
                          <w:p w14:paraId="522B4D77" w14:textId="77777777" w:rsidR="00903E97" w:rsidRPr="00903E97" w:rsidRDefault="00903E97" w:rsidP="00903E97">
                            <w:pPr>
                              <w:shd w:val="clear" w:color="auto" w:fill="1F1F1F"/>
                              <w:spacing w:line="285" w:lineRule="atLeast"/>
                              <w:rPr>
                                <w:rFonts w:ascii="Consolas" w:eastAsia="Times New Roman" w:hAnsi="Consolas" w:cs="Times New Roman"/>
                                <w:color w:val="CCCCCC"/>
                                <w:sz w:val="21"/>
                                <w:szCs w:val="21"/>
                              </w:rPr>
                            </w:pP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C586C0"/>
                                <w:sz w:val="21"/>
                                <w:szCs w:val="21"/>
                              </w:rPr>
                              <w:t>return</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CE9178"/>
                                <w:sz w:val="21"/>
                                <w:szCs w:val="21"/>
                              </w:rPr>
                              <w:t xml:space="preserve">'error during </w:t>
                            </w:r>
                            <w:proofErr w:type="spellStart"/>
                            <w:r w:rsidRPr="00903E97">
                              <w:rPr>
                                <w:rFonts w:ascii="Consolas" w:eastAsia="Times New Roman" w:hAnsi="Consolas" w:cs="Times New Roman"/>
                                <w:color w:val="CE9178"/>
                                <w:sz w:val="21"/>
                                <w:szCs w:val="21"/>
                              </w:rPr>
                              <w:t>exif</w:t>
                            </w:r>
                            <w:proofErr w:type="spellEnd"/>
                            <w:r w:rsidRPr="00903E97">
                              <w:rPr>
                                <w:rFonts w:ascii="Consolas" w:eastAsia="Times New Roman" w:hAnsi="Consolas" w:cs="Times New Roman"/>
                                <w:color w:val="CE9178"/>
                                <w:sz w:val="21"/>
                                <w:szCs w:val="21"/>
                              </w:rPr>
                              <w:t xml:space="preserve"> read'</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9CDCFE"/>
                                <w:sz w:val="21"/>
                                <w:szCs w:val="21"/>
                              </w:rPr>
                              <w:t>e</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569CD6"/>
                                <w:sz w:val="21"/>
                                <w:szCs w:val="21"/>
                              </w:rPr>
                              <w:t>None</w:t>
                            </w:r>
                            <w:r w:rsidRPr="00903E97">
                              <w:rPr>
                                <w:rFonts w:ascii="Consolas" w:eastAsia="Times New Roman" w:hAnsi="Consolas" w:cs="Times New Roman"/>
                                <w:color w:val="CCCCCC"/>
                                <w:sz w:val="21"/>
                                <w:szCs w:val="21"/>
                              </w:rPr>
                              <w:t>]</w:t>
                            </w:r>
                          </w:p>
                          <w:p w14:paraId="6247B4BB" w14:textId="77777777" w:rsidR="00903E97" w:rsidRPr="00903E97" w:rsidRDefault="00903E97" w:rsidP="00903E97">
                            <w:pPr>
                              <w:shd w:val="clear" w:color="auto" w:fill="1F1F1F"/>
                              <w:spacing w:line="285" w:lineRule="atLeast"/>
                              <w:rPr>
                                <w:rFonts w:ascii="Consolas" w:eastAsia="Times New Roman" w:hAnsi="Consolas" w:cs="Times New Roman"/>
                                <w:color w:val="CCCCCC"/>
                                <w:sz w:val="21"/>
                                <w:szCs w:val="21"/>
                              </w:rPr>
                            </w:pP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C586C0"/>
                                <w:sz w:val="21"/>
                                <w:szCs w:val="21"/>
                              </w:rPr>
                              <w:t>else</w:t>
                            </w:r>
                            <w:r w:rsidRPr="00903E97">
                              <w:rPr>
                                <w:rFonts w:ascii="Consolas" w:eastAsia="Times New Roman" w:hAnsi="Consolas" w:cs="Times New Roman"/>
                                <w:color w:val="CCCCCC"/>
                                <w:sz w:val="21"/>
                                <w:szCs w:val="21"/>
                              </w:rPr>
                              <w:t>:</w:t>
                            </w:r>
                          </w:p>
                          <w:p w14:paraId="73ED565A" w14:textId="77777777" w:rsidR="00903E97" w:rsidRPr="00903E97" w:rsidRDefault="00903E97" w:rsidP="00903E97">
                            <w:pPr>
                              <w:shd w:val="clear" w:color="auto" w:fill="1F1F1F"/>
                              <w:spacing w:line="285" w:lineRule="atLeast"/>
                              <w:rPr>
                                <w:rFonts w:ascii="Consolas" w:eastAsia="Times New Roman" w:hAnsi="Consolas" w:cs="Times New Roman"/>
                                <w:color w:val="CCCCCC"/>
                                <w:sz w:val="21"/>
                                <w:szCs w:val="21"/>
                              </w:rPr>
                            </w:pP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C586C0"/>
                                <w:sz w:val="21"/>
                                <w:szCs w:val="21"/>
                              </w:rPr>
                              <w:t>return</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CE9178"/>
                                <w:sz w:val="21"/>
                                <w:szCs w:val="21"/>
                              </w:rPr>
                              <w:t>'error'</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CE9178"/>
                                <w:sz w:val="21"/>
                                <w:szCs w:val="21"/>
                              </w:rPr>
                              <w:t xml:space="preserve">'no </w:t>
                            </w:r>
                            <w:proofErr w:type="spellStart"/>
                            <w:r w:rsidRPr="00903E97">
                              <w:rPr>
                                <w:rFonts w:ascii="Consolas" w:eastAsia="Times New Roman" w:hAnsi="Consolas" w:cs="Times New Roman"/>
                                <w:color w:val="CE9178"/>
                                <w:sz w:val="21"/>
                                <w:szCs w:val="21"/>
                              </w:rPr>
                              <w:t>exif</w:t>
                            </w:r>
                            <w:proofErr w:type="spellEnd"/>
                            <w:r w:rsidRPr="00903E97">
                              <w:rPr>
                                <w:rFonts w:ascii="Consolas" w:eastAsia="Times New Roman" w:hAnsi="Consolas" w:cs="Times New Roman"/>
                                <w:color w:val="CE9178"/>
                                <w:sz w:val="21"/>
                                <w:szCs w:val="21"/>
                              </w:rPr>
                              <w:t>'</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569CD6"/>
                                <w:sz w:val="21"/>
                                <w:szCs w:val="21"/>
                              </w:rPr>
                              <w:t>None</w:t>
                            </w:r>
                            <w:r w:rsidRPr="00903E97">
                              <w:rPr>
                                <w:rFonts w:ascii="Consolas" w:eastAsia="Times New Roman" w:hAnsi="Consolas" w:cs="Times New Roman"/>
                                <w:color w:val="CCCCCC"/>
                                <w:sz w:val="21"/>
                                <w:szCs w:val="21"/>
                              </w:rPr>
                              <w:t>]</w:t>
                            </w:r>
                          </w:p>
                          <w:p w14:paraId="6B43CD80" w14:textId="528C425D" w:rsidR="00903E97" w:rsidRDefault="00903E97"/>
                        </w:txbxContent>
                      </wps:txbx>
                      <wps:bodyPr rot="0" vert="horz" wrap="square" lIns="91440" tIns="45720" rIns="91440" bIns="45720" anchor="t" anchorCtr="0">
                        <a:spAutoFit/>
                      </wps:bodyPr>
                    </wps:wsp>
                  </a:graphicData>
                </a:graphic>
              </wp:inline>
            </w:drawing>
          </mc:Choice>
          <mc:Fallback>
            <w:pict>
              <v:shapetype w14:anchorId="38E8A259" id="_x0000_t202" coordsize="21600,21600" o:spt="202" path="m,l,21600r21600,l21600,xe">
                <v:stroke joinstyle="miter"/>
                <v:path gradientshapeok="t" o:connecttype="rect"/>
              </v:shapetype>
              <v:shape id="Text Box 2" o:spid="_x0000_s1026" type="#_x0000_t202" style="width:478.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">
                <v:textbox style="mso-fit-shape-to-text:t">
                  <w:txbxContent>
                    <w:p w14:paraId="5B3E14FA" w14:textId="77777777" w:rsidR="00903E97" w:rsidRPr="00903E97" w:rsidRDefault="00903E97" w:rsidP="00903E97">
                      <w:pPr>
                        <w:shd w:val="clear" w:color="auto" w:fill="1F1F1F"/>
                        <w:spacing w:line="285" w:lineRule="atLeast"/>
                        <w:rPr>
                          <w:rFonts w:ascii="Consolas" w:eastAsia="Times New Roman" w:hAnsi="Consolas" w:cs="Times New Roman"/>
                          <w:color w:val="CCCCCC"/>
                          <w:sz w:val="21"/>
                          <w:szCs w:val="21"/>
                        </w:rPr>
                      </w:pPr>
                      <w:r w:rsidRPr="00903E97">
                        <w:rPr>
                          <w:rFonts w:ascii="Consolas" w:eastAsia="Times New Roman" w:hAnsi="Consolas" w:cs="Times New Roman"/>
                          <w:color w:val="6A9955"/>
                          <w:sz w:val="21"/>
                          <w:szCs w:val="21"/>
                        </w:rPr>
                        <w:t xml:space="preserve">#Convert to decimal </w:t>
                      </w:r>
                      <w:proofErr w:type="spellStart"/>
                      <w:r w:rsidRPr="00903E97">
                        <w:rPr>
                          <w:rFonts w:ascii="Consolas" w:eastAsia="Times New Roman" w:hAnsi="Consolas" w:cs="Times New Roman"/>
                          <w:color w:val="6A9955"/>
                          <w:sz w:val="21"/>
                          <w:szCs w:val="21"/>
                        </w:rPr>
                        <w:t>coodinates</w:t>
                      </w:r>
                      <w:proofErr w:type="spellEnd"/>
                    </w:p>
                    <w:p w14:paraId="77B7B121" w14:textId="77777777" w:rsidR="00903E97" w:rsidRPr="00903E97" w:rsidRDefault="00903E97" w:rsidP="00903E97">
                      <w:pPr>
                        <w:shd w:val="clear" w:color="auto" w:fill="1F1F1F"/>
                        <w:spacing w:line="285" w:lineRule="atLeast"/>
                        <w:rPr>
                          <w:rFonts w:ascii="Consolas" w:eastAsia="Times New Roman" w:hAnsi="Consolas" w:cs="Times New Roman"/>
                          <w:color w:val="CCCCCC"/>
                          <w:sz w:val="21"/>
                          <w:szCs w:val="21"/>
                        </w:rPr>
                      </w:pPr>
                      <w:r w:rsidRPr="00903E97">
                        <w:rPr>
                          <w:rFonts w:ascii="Consolas" w:eastAsia="Times New Roman" w:hAnsi="Consolas" w:cs="Times New Roman"/>
                          <w:color w:val="569CD6"/>
                          <w:sz w:val="21"/>
                          <w:szCs w:val="21"/>
                        </w:rPr>
                        <w:t>def</w:t>
                      </w:r>
                      <w:r w:rsidRPr="00903E97">
                        <w:rPr>
                          <w:rFonts w:ascii="Consolas" w:eastAsia="Times New Roman" w:hAnsi="Consolas" w:cs="Times New Roman"/>
                          <w:color w:val="CCCCCC"/>
                          <w:sz w:val="21"/>
                          <w:szCs w:val="21"/>
                        </w:rPr>
                        <w:t xml:space="preserve"> </w:t>
                      </w:r>
                      <w:proofErr w:type="spellStart"/>
                      <w:r w:rsidRPr="00903E97">
                        <w:rPr>
                          <w:rFonts w:ascii="Consolas" w:eastAsia="Times New Roman" w:hAnsi="Consolas" w:cs="Times New Roman"/>
                          <w:color w:val="DCDCAA"/>
                          <w:sz w:val="21"/>
                          <w:szCs w:val="21"/>
                        </w:rPr>
                        <w:t>decimal_</w:t>
                      </w:r>
                      <w:proofErr w:type="gramStart"/>
                      <w:r w:rsidRPr="00903E97">
                        <w:rPr>
                          <w:rFonts w:ascii="Consolas" w:eastAsia="Times New Roman" w:hAnsi="Consolas" w:cs="Times New Roman"/>
                          <w:color w:val="DCDCAA"/>
                          <w:sz w:val="21"/>
                          <w:szCs w:val="21"/>
                        </w:rPr>
                        <w:t>coords</w:t>
                      </w:r>
                      <w:proofErr w:type="spellEnd"/>
                      <w:r w:rsidRPr="00903E97">
                        <w:rPr>
                          <w:rFonts w:ascii="Consolas" w:eastAsia="Times New Roman" w:hAnsi="Consolas" w:cs="Times New Roman"/>
                          <w:color w:val="CCCCCC"/>
                          <w:sz w:val="21"/>
                          <w:szCs w:val="21"/>
                        </w:rPr>
                        <w:t>(</w:t>
                      </w:r>
                      <w:proofErr w:type="spellStart"/>
                      <w:proofErr w:type="gramEnd"/>
                      <w:r w:rsidRPr="00903E97">
                        <w:rPr>
                          <w:rFonts w:ascii="Consolas" w:eastAsia="Times New Roman" w:hAnsi="Consolas" w:cs="Times New Roman"/>
                          <w:color w:val="9CDCFE"/>
                          <w:sz w:val="21"/>
                          <w:szCs w:val="21"/>
                        </w:rPr>
                        <w:t>coords</w:t>
                      </w:r>
                      <w:proofErr w:type="spellEnd"/>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9CDCFE"/>
                          <w:sz w:val="21"/>
                          <w:szCs w:val="21"/>
                        </w:rPr>
                        <w:t>ref</w:t>
                      </w:r>
                      <w:r w:rsidRPr="00903E97">
                        <w:rPr>
                          <w:rFonts w:ascii="Consolas" w:eastAsia="Times New Roman" w:hAnsi="Consolas" w:cs="Times New Roman"/>
                          <w:color w:val="CCCCCC"/>
                          <w:sz w:val="21"/>
                          <w:szCs w:val="21"/>
                        </w:rPr>
                        <w:t>):</w:t>
                      </w:r>
                    </w:p>
                    <w:p w14:paraId="5D1337EC" w14:textId="77777777" w:rsidR="00903E97" w:rsidRPr="00903E97" w:rsidRDefault="00903E97" w:rsidP="00903E97">
                      <w:pPr>
                        <w:shd w:val="clear" w:color="auto" w:fill="1F1F1F"/>
                        <w:spacing w:line="285" w:lineRule="atLeast"/>
                        <w:rPr>
                          <w:rFonts w:ascii="Consolas" w:eastAsia="Times New Roman" w:hAnsi="Consolas" w:cs="Times New Roman"/>
                          <w:color w:val="CCCCCC"/>
                          <w:sz w:val="21"/>
                          <w:szCs w:val="21"/>
                        </w:rPr>
                      </w:pPr>
                      <w:r w:rsidRPr="00903E97">
                        <w:rPr>
                          <w:rFonts w:ascii="Consolas" w:eastAsia="Times New Roman" w:hAnsi="Consolas" w:cs="Times New Roman"/>
                          <w:color w:val="CCCCCC"/>
                          <w:sz w:val="21"/>
                          <w:szCs w:val="21"/>
                        </w:rPr>
                        <w:t xml:space="preserve">    </w:t>
                      </w:r>
                      <w:proofErr w:type="spellStart"/>
                      <w:r w:rsidRPr="00903E97">
                        <w:rPr>
                          <w:rFonts w:ascii="Consolas" w:eastAsia="Times New Roman" w:hAnsi="Consolas" w:cs="Times New Roman"/>
                          <w:color w:val="9CDCFE"/>
                          <w:sz w:val="21"/>
                          <w:szCs w:val="21"/>
                        </w:rPr>
                        <w:t>decimal_degrees</w:t>
                      </w:r>
                      <w:proofErr w:type="spellEnd"/>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D4D4D4"/>
                          <w:sz w:val="21"/>
                          <w:szCs w:val="21"/>
                        </w:rPr>
                        <w:t>=</w:t>
                      </w:r>
                      <w:r w:rsidRPr="00903E97">
                        <w:rPr>
                          <w:rFonts w:ascii="Consolas" w:eastAsia="Times New Roman" w:hAnsi="Consolas" w:cs="Times New Roman"/>
                          <w:color w:val="CCCCCC"/>
                          <w:sz w:val="21"/>
                          <w:szCs w:val="21"/>
                        </w:rPr>
                        <w:t xml:space="preserve"> </w:t>
                      </w:r>
                      <w:proofErr w:type="spellStart"/>
                      <w:proofErr w:type="gramStart"/>
                      <w:r w:rsidRPr="00903E97">
                        <w:rPr>
                          <w:rFonts w:ascii="Consolas" w:eastAsia="Times New Roman" w:hAnsi="Consolas" w:cs="Times New Roman"/>
                          <w:color w:val="9CDCFE"/>
                          <w:sz w:val="21"/>
                          <w:szCs w:val="21"/>
                        </w:rPr>
                        <w:t>coords</w:t>
                      </w:r>
                      <w:proofErr w:type="spellEnd"/>
                      <w:r w:rsidRPr="00903E97">
                        <w:rPr>
                          <w:rFonts w:ascii="Consolas" w:eastAsia="Times New Roman" w:hAnsi="Consolas" w:cs="Times New Roman"/>
                          <w:color w:val="CCCCCC"/>
                          <w:sz w:val="21"/>
                          <w:szCs w:val="21"/>
                        </w:rPr>
                        <w:t>[</w:t>
                      </w:r>
                      <w:proofErr w:type="gramEnd"/>
                      <w:r w:rsidRPr="00903E97">
                        <w:rPr>
                          <w:rFonts w:ascii="Consolas" w:eastAsia="Times New Roman" w:hAnsi="Consolas" w:cs="Times New Roman"/>
                          <w:color w:val="B5CEA8"/>
                          <w:sz w:val="21"/>
                          <w:szCs w:val="21"/>
                        </w:rPr>
                        <w:t>0</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D4D4D4"/>
                          <w:sz w:val="21"/>
                          <w:szCs w:val="21"/>
                        </w:rPr>
                        <w:t>+</w:t>
                      </w:r>
                      <w:r w:rsidRPr="00903E97">
                        <w:rPr>
                          <w:rFonts w:ascii="Consolas" w:eastAsia="Times New Roman" w:hAnsi="Consolas" w:cs="Times New Roman"/>
                          <w:color w:val="CCCCCC"/>
                          <w:sz w:val="21"/>
                          <w:szCs w:val="21"/>
                        </w:rPr>
                        <w:t xml:space="preserve"> </w:t>
                      </w:r>
                      <w:proofErr w:type="spellStart"/>
                      <w:r w:rsidRPr="00903E97">
                        <w:rPr>
                          <w:rFonts w:ascii="Consolas" w:eastAsia="Times New Roman" w:hAnsi="Consolas" w:cs="Times New Roman"/>
                          <w:color w:val="9CDCFE"/>
                          <w:sz w:val="21"/>
                          <w:szCs w:val="21"/>
                        </w:rPr>
                        <w:t>coords</w:t>
                      </w:r>
                      <w:proofErr w:type="spellEnd"/>
                      <w:r w:rsidRPr="00903E97">
                        <w:rPr>
                          <w:rFonts w:ascii="Consolas" w:eastAsia="Times New Roman" w:hAnsi="Consolas" w:cs="Times New Roman"/>
                          <w:color w:val="CCCCCC"/>
                          <w:sz w:val="21"/>
                          <w:szCs w:val="21"/>
                        </w:rPr>
                        <w:t>[</w:t>
                      </w:r>
                      <w:r w:rsidRPr="00903E97">
                        <w:rPr>
                          <w:rFonts w:ascii="Consolas" w:eastAsia="Times New Roman" w:hAnsi="Consolas" w:cs="Times New Roman"/>
                          <w:color w:val="B5CEA8"/>
                          <w:sz w:val="21"/>
                          <w:szCs w:val="21"/>
                        </w:rPr>
                        <w:t>1</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D4D4D4"/>
                          <w:sz w:val="21"/>
                          <w:szCs w:val="21"/>
                        </w:rPr>
                        <w:t>/</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B5CEA8"/>
                          <w:sz w:val="21"/>
                          <w:szCs w:val="21"/>
                        </w:rPr>
                        <w:t>60</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D4D4D4"/>
                          <w:sz w:val="21"/>
                          <w:szCs w:val="21"/>
                        </w:rPr>
                        <w:t>+</w:t>
                      </w:r>
                      <w:r w:rsidRPr="00903E97">
                        <w:rPr>
                          <w:rFonts w:ascii="Consolas" w:eastAsia="Times New Roman" w:hAnsi="Consolas" w:cs="Times New Roman"/>
                          <w:color w:val="CCCCCC"/>
                          <w:sz w:val="21"/>
                          <w:szCs w:val="21"/>
                        </w:rPr>
                        <w:t xml:space="preserve"> </w:t>
                      </w:r>
                      <w:proofErr w:type="spellStart"/>
                      <w:r w:rsidRPr="00903E97">
                        <w:rPr>
                          <w:rFonts w:ascii="Consolas" w:eastAsia="Times New Roman" w:hAnsi="Consolas" w:cs="Times New Roman"/>
                          <w:color w:val="9CDCFE"/>
                          <w:sz w:val="21"/>
                          <w:szCs w:val="21"/>
                        </w:rPr>
                        <w:t>coords</w:t>
                      </w:r>
                      <w:proofErr w:type="spellEnd"/>
                      <w:r w:rsidRPr="00903E97">
                        <w:rPr>
                          <w:rFonts w:ascii="Consolas" w:eastAsia="Times New Roman" w:hAnsi="Consolas" w:cs="Times New Roman"/>
                          <w:color w:val="CCCCCC"/>
                          <w:sz w:val="21"/>
                          <w:szCs w:val="21"/>
                        </w:rPr>
                        <w:t>[</w:t>
                      </w:r>
                      <w:r w:rsidRPr="00903E97">
                        <w:rPr>
                          <w:rFonts w:ascii="Consolas" w:eastAsia="Times New Roman" w:hAnsi="Consolas" w:cs="Times New Roman"/>
                          <w:color w:val="B5CEA8"/>
                          <w:sz w:val="21"/>
                          <w:szCs w:val="21"/>
                        </w:rPr>
                        <w:t>2</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D4D4D4"/>
                          <w:sz w:val="21"/>
                          <w:szCs w:val="21"/>
                        </w:rPr>
                        <w:t>/</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B5CEA8"/>
                          <w:sz w:val="21"/>
                          <w:szCs w:val="21"/>
                        </w:rPr>
                        <w:t>3600</w:t>
                      </w:r>
                    </w:p>
                    <w:p w14:paraId="4555392B" w14:textId="77777777" w:rsidR="00903E97" w:rsidRPr="00903E97" w:rsidRDefault="00903E97" w:rsidP="00903E97">
                      <w:pPr>
                        <w:shd w:val="clear" w:color="auto" w:fill="1F1F1F"/>
                        <w:spacing w:line="285" w:lineRule="atLeast"/>
                        <w:rPr>
                          <w:rFonts w:ascii="Consolas" w:eastAsia="Times New Roman" w:hAnsi="Consolas" w:cs="Times New Roman"/>
                          <w:color w:val="CCCCCC"/>
                          <w:sz w:val="21"/>
                          <w:szCs w:val="21"/>
                        </w:rPr>
                      </w:pP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C586C0"/>
                          <w:sz w:val="21"/>
                          <w:szCs w:val="21"/>
                        </w:rPr>
                        <w:t>if</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9CDCFE"/>
                          <w:sz w:val="21"/>
                          <w:szCs w:val="21"/>
                        </w:rPr>
                        <w:t>ref</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D4D4D4"/>
                          <w:sz w:val="21"/>
                          <w:szCs w:val="21"/>
                        </w:rPr>
                        <w:t>==</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CE9178"/>
                          <w:sz w:val="21"/>
                          <w:szCs w:val="21"/>
                        </w:rPr>
                        <w:t>'S'</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569CD6"/>
                          <w:sz w:val="21"/>
                          <w:szCs w:val="21"/>
                        </w:rPr>
                        <w:t>or</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9CDCFE"/>
                          <w:sz w:val="21"/>
                          <w:szCs w:val="21"/>
                        </w:rPr>
                        <w:t>ref</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D4D4D4"/>
                          <w:sz w:val="21"/>
                          <w:szCs w:val="21"/>
                        </w:rPr>
                        <w:t>==</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CE9178"/>
                          <w:sz w:val="21"/>
                          <w:szCs w:val="21"/>
                        </w:rPr>
                        <w:t>'W'</w:t>
                      </w:r>
                      <w:r w:rsidRPr="00903E97">
                        <w:rPr>
                          <w:rFonts w:ascii="Consolas" w:eastAsia="Times New Roman" w:hAnsi="Consolas" w:cs="Times New Roman"/>
                          <w:color w:val="CCCCCC"/>
                          <w:sz w:val="21"/>
                          <w:szCs w:val="21"/>
                        </w:rPr>
                        <w:t>:</w:t>
                      </w:r>
                    </w:p>
                    <w:p w14:paraId="717EF7B1" w14:textId="77777777" w:rsidR="00903E97" w:rsidRPr="00903E97" w:rsidRDefault="00903E97" w:rsidP="00903E97">
                      <w:pPr>
                        <w:shd w:val="clear" w:color="auto" w:fill="1F1F1F"/>
                        <w:spacing w:line="285" w:lineRule="atLeast"/>
                        <w:rPr>
                          <w:rFonts w:ascii="Consolas" w:eastAsia="Times New Roman" w:hAnsi="Consolas" w:cs="Times New Roman"/>
                          <w:color w:val="CCCCCC"/>
                          <w:sz w:val="21"/>
                          <w:szCs w:val="21"/>
                        </w:rPr>
                      </w:pPr>
                      <w:r w:rsidRPr="00903E97">
                        <w:rPr>
                          <w:rFonts w:ascii="Consolas" w:eastAsia="Times New Roman" w:hAnsi="Consolas" w:cs="Times New Roman"/>
                          <w:color w:val="CCCCCC"/>
                          <w:sz w:val="21"/>
                          <w:szCs w:val="21"/>
                        </w:rPr>
                        <w:t xml:space="preserve">        </w:t>
                      </w:r>
                      <w:proofErr w:type="spellStart"/>
                      <w:r w:rsidRPr="00903E97">
                        <w:rPr>
                          <w:rFonts w:ascii="Consolas" w:eastAsia="Times New Roman" w:hAnsi="Consolas" w:cs="Times New Roman"/>
                          <w:color w:val="9CDCFE"/>
                          <w:sz w:val="21"/>
                          <w:szCs w:val="21"/>
                        </w:rPr>
                        <w:t>decimal_degrees</w:t>
                      </w:r>
                      <w:proofErr w:type="spellEnd"/>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D4D4D4"/>
                          <w:sz w:val="21"/>
                          <w:szCs w:val="21"/>
                        </w:rPr>
                        <w:t>=</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D4D4D4"/>
                          <w:sz w:val="21"/>
                          <w:szCs w:val="21"/>
                        </w:rPr>
                        <w:t>-</w:t>
                      </w:r>
                      <w:proofErr w:type="spellStart"/>
                      <w:r w:rsidRPr="00903E97">
                        <w:rPr>
                          <w:rFonts w:ascii="Consolas" w:eastAsia="Times New Roman" w:hAnsi="Consolas" w:cs="Times New Roman"/>
                          <w:color w:val="9CDCFE"/>
                          <w:sz w:val="21"/>
                          <w:szCs w:val="21"/>
                        </w:rPr>
                        <w:t>decimal_degrees</w:t>
                      </w:r>
                      <w:proofErr w:type="spellEnd"/>
                    </w:p>
                    <w:p w14:paraId="2EF12FAC" w14:textId="77777777" w:rsidR="00903E97" w:rsidRPr="00903E97" w:rsidRDefault="00903E97" w:rsidP="00903E97">
                      <w:pPr>
                        <w:shd w:val="clear" w:color="auto" w:fill="1F1F1F"/>
                        <w:spacing w:line="285" w:lineRule="atLeast"/>
                        <w:rPr>
                          <w:rFonts w:ascii="Consolas" w:eastAsia="Times New Roman" w:hAnsi="Consolas" w:cs="Times New Roman"/>
                          <w:color w:val="CCCCCC"/>
                          <w:sz w:val="21"/>
                          <w:szCs w:val="21"/>
                        </w:rPr>
                      </w:pP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C586C0"/>
                          <w:sz w:val="21"/>
                          <w:szCs w:val="21"/>
                        </w:rPr>
                        <w:t>return</w:t>
                      </w:r>
                      <w:r w:rsidRPr="00903E97">
                        <w:rPr>
                          <w:rFonts w:ascii="Consolas" w:eastAsia="Times New Roman" w:hAnsi="Consolas" w:cs="Times New Roman"/>
                          <w:color w:val="CCCCCC"/>
                          <w:sz w:val="21"/>
                          <w:szCs w:val="21"/>
                        </w:rPr>
                        <w:t xml:space="preserve"> </w:t>
                      </w:r>
                      <w:proofErr w:type="spellStart"/>
                      <w:r w:rsidRPr="00903E97">
                        <w:rPr>
                          <w:rFonts w:ascii="Consolas" w:eastAsia="Times New Roman" w:hAnsi="Consolas" w:cs="Times New Roman"/>
                          <w:color w:val="9CDCFE"/>
                          <w:sz w:val="21"/>
                          <w:szCs w:val="21"/>
                        </w:rPr>
                        <w:t>decimal_degrees</w:t>
                      </w:r>
                      <w:proofErr w:type="spellEnd"/>
                    </w:p>
                    <w:p w14:paraId="75BEA263" w14:textId="77777777" w:rsidR="00903E97" w:rsidRPr="00903E97" w:rsidRDefault="00903E97" w:rsidP="00903E97">
                      <w:pPr>
                        <w:shd w:val="clear" w:color="auto" w:fill="1F1F1F"/>
                        <w:spacing w:line="285" w:lineRule="atLeast"/>
                        <w:rPr>
                          <w:rFonts w:ascii="Consolas" w:eastAsia="Times New Roman" w:hAnsi="Consolas" w:cs="Times New Roman"/>
                          <w:color w:val="CCCCCC"/>
                          <w:sz w:val="21"/>
                          <w:szCs w:val="21"/>
                        </w:rPr>
                      </w:pPr>
                    </w:p>
                    <w:p w14:paraId="2D68A60E" w14:textId="77777777" w:rsidR="00903E97" w:rsidRPr="00903E97" w:rsidRDefault="00903E97" w:rsidP="00903E97">
                      <w:pPr>
                        <w:shd w:val="clear" w:color="auto" w:fill="1F1F1F"/>
                        <w:spacing w:line="285" w:lineRule="atLeast"/>
                        <w:rPr>
                          <w:rFonts w:ascii="Consolas" w:eastAsia="Times New Roman" w:hAnsi="Consolas" w:cs="Times New Roman"/>
                          <w:color w:val="CCCCCC"/>
                          <w:sz w:val="21"/>
                          <w:szCs w:val="21"/>
                        </w:rPr>
                      </w:pPr>
                      <w:r w:rsidRPr="00903E97">
                        <w:rPr>
                          <w:rFonts w:ascii="Consolas" w:eastAsia="Times New Roman" w:hAnsi="Consolas" w:cs="Times New Roman"/>
                          <w:color w:val="6A9955"/>
                          <w:sz w:val="21"/>
                          <w:szCs w:val="21"/>
                        </w:rPr>
                        <w:t>#extracts and prints GPS coordinates</w:t>
                      </w:r>
                    </w:p>
                    <w:p w14:paraId="22B724C1" w14:textId="77777777" w:rsidR="00903E97" w:rsidRPr="00903E97" w:rsidRDefault="00903E97" w:rsidP="00903E97">
                      <w:pPr>
                        <w:shd w:val="clear" w:color="auto" w:fill="1F1F1F"/>
                        <w:spacing w:line="285" w:lineRule="atLeast"/>
                        <w:rPr>
                          <w:rFonts w:ascii="Consolas" w:eastAsia="Times New Roman" w:hAnsi="Consolas" w:cs="Times New Roman"/>
                          <w:color w:val="CCCCCC"/>
                          <w:sz w:val="21"/>
                          <w:szCs w:val="21"/>
                        </w:rPr>
                      </w:pPr>
                      <w:r w:rsidRPr="00903E97">
                        <w:rPr>
                          <w:rFonts w:ascii="Consolas" w:eastAsia="Times New Roman" w:hAnsi="Consolas" w:cs="Times New Roman"/>
                          <w:color w:val="569CD6"/>
                          <w:sz w:val="21"/>
                          <w:szCs w:val="21"/>
                        </w:rPr>
                        <w:t>def</w:t>
                      </w:r>
                      <w:r w:rsidRPr="00903E97">
                        <w:rPr>
                          <w:rFonts w:ascii="Consolas" w:eastAsia="Times New Roman" w:hAnsi="Consolas" w:cs="Times New Roman"/>
                          <w:color w:val="CCCCCC"/>
                          <w:sz w:val="21"/>
                          <w:szCs w:val="21"/>
                        </w:rPr>
                        <w:t xml:space="preserve"> </w:t>
                      </w:r>
                      <w:proofErr w:type="spellStart"/>
                      <w:r w:rsidRPr="00903E97">
                        <w:rPr>
                          <w:rFonts w:ascii="Consolas" w:eastAsia="Times New Roman" w:hAnsi="Consolas" w:cs="Times New Roman"/>
                          <w:color w:val="DCDCAA"/>
                          <w:sz w:val="21"/>
                          <w:szCs w:val="21"/>
                        </w:rPr>
                        <w:t>img_coords</w:t>
                      </w:r>
                      <w:proofErr w:type="spellEnd"/>
                      <w:r w:rsidRPr="00903E97">
                        <w:rPr>
                          <w:rFonts w:ascii="Consolas" w:eastAsia="Times New Roman" w:hAnsi="Consolas" w:cs="Times New Roman"/>
                          <w:color w:val="CCCCCC"/>
                          <w:sz w:val="21"/>
                          <w:szCs w:val="21"/>
                        </w:rPr>
                        <w:t>(</w:t>
                      </w:r>
                      <w:proofErr w:type="spellStart"/>
                      <w:r w:rsidRPr="00903E97">
                        <w:rPr>
                          <w:rFonts w:ascii="Consolas" w:eastAsia="Times New Roman" w:hAnsi="Consolas" w:cs="Times New Roman"/>
                          <w:color w:val="9CDCFE"/>
                          <w:sz w:val="21"/>
                          <w:szCs w:val="21"/>
                        </w:rPr>
                        <w:t>f_name</w:t>
                      </w:r>
                      <w:proofErr w:type="spellEnd"/>
                      <w:r w:rsidRPr="00903E97">
                        <w:rPr>
                          <w:rFonts w:ascii="Consolas" w:eastAsia="Times New Roman" w:hAnsi="Consolas" w:cs="Times New Roman"/>
                          <w:color w:val="CCCCCC"/>
                          <w:sz w:val="21"/>
                          <w:szCs w:val="21"/>
                        </w:rPr>
                        <w:t>):</w:t>
                      </w:r>
                    </w:p>
                    <w:p w14:paraId="6709C665" w14:textId="77777777" w:rsidR="00903E97" w:rsidRPr="00903E97" w:rsidRDefault="00903E97" w:rsidP="00903E97">
                      <w:pPr>
                        <w:shd w:val="clear" w:color="auto" w:fill="1F1F1F"/>
                        <w:spacing w:line="285" w:lineRule="atLeast"/>
                        <w:rPr>
                          <w:rFonts w:ascii="Consolas" w:eastAsia="Times New Roman" w:hAnsi="Consolas" w:cs="Times New Roman"/>
                          <w:color w:val="CCCCCC"/>
                          <w:sz w:val="21"/>
                          <w:szCs w:val="21"/>
                        </w:rPr>
                      </w:pP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C586C0"/>
                          <w:sz w:val="21"/>
                          <w:szCs w:val="21"/>
                        </w:rPr>
                        <w:t>with</w:t>
                      </w:r>
                      <w:r w:rsidRPr="00903E97">
                        <w:rPr>
                          <w:rFonts w:ascii="Consolas" w:eastAsia="Times New Roman" w:hAnsi="Consolas" w:cs="Times New Roman"/>
                          <w:color w:val="CCCCCC"/>
                          <w:sz w:val="21"/>
                          <w:szCs w:val="21"/>
                        </w:rPr>
                        <w:t xml:space="preserve"> </w:t>
                      </w:r>
                      <w:proofErr w:type="gramStart"/>
                      <w:r w:rsidRPr="00903E97">
                        <w:rPr>
                          <w:rFonts w:ascii="Consolas" w:eastAsia="Times New Roman" w:hAnsi="Consolas" w:cs="Times New Roman"/>
                          <w:color w:val="DCDCAA"/>
                          <w:sz w:val="21"/>
                          <w:szCs w:val="21"/>
                        </w:rPr>
                        <w:t>open</w:t>
                      </w:r>
                      <w:r w:rsidRPr="00903E97">
                        <w:rPr>
                          <w:rFonts w:ascii="Consolas" w:eastAsia="Times New Roman" w:hAnsi="Consolas" w:cs="Times New Roman"/>
                          <w:color w:val="CCCCCC"/>
                          <w:sz w:val="21"/>
                          <w:szCs w:val="21"/>
                        </w:rPr>
                        <w:t>(</w:t>
                      </w:r>
                      <w:proofErr w:type="spellStart"/>
                      <w:proofErr w:type="gramEnd"/>
                      <w:r w:rsidRPr="00903E97">
                        <w:rPr>
                          <w:rFonts w:ascii="Consolas" w:eastAsia="Times New Roman" w:hAnsi="Consolas" w:cs="Times New Roman"/>
                          <w:color w:val="9CDCFE"/>
                          <w:sz w:val="21"/>
                          <w:szCs w:val="21"/>
                        </w:rPr>
                        <w:t>f_name</w:t>
                      </w:r>
                      <w:proofErr w:type="spellEnd"/>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CE9178"/>
                          <w:sz w:val="21"/>
                          <w:szCs w:val="21"/>
                        </w:rPr>
                        <w:t>'</w:t>
                      </w:r>
                      <w:proofErr w:type="spellStart"/>
                      <w:r w:rsidRPr="00903E97">
                        <w:rPr>
                          <w:rFonts w:ascii="Consolas" w:eastAsia="Times New Roman" w:hAnsi="Consolas" w:cs="Times New Roman"/>
                          <w:color w:val="CE9178"/>
                          <w:sz w:val="21"/>
                          <w:szCs w:val="21"/>
                        </w:rPr>
                        <w:t>rb</w:t>
                      </w:r>
                      <w:proofErr w:type="spellEnd"/>
                      <w:r w:rsidRPr="00903E97">
                        <w:rPr>
                          <w:rFonts w:ascii="Consolas" w:eastAsia="Times New Roman" w:hAnsi="Consolas" w:cs="Times New Roman"/>
                          <w:color w:val="CE9178"/>
                          <w:sz w:val="21"/>
                          <w:szCs w:val="21"/>
                        </w:rPr>
                        <w:t>'</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C586C0"/>
                          <w:sz w:val="21"/>
                          <w:szCs w:val="21"/>
                        </w:rPr>
                        <w:t>as</w:t>
                      </w:r>
                      <w:r w:rsidRPr="00903E97">
                        <w:rPr>
                          <w:rFonts w:ascii="Consolas" w:eastAsia="Times New Roman" w:hAnsi="Consolas" w:cs="Times New Roman"/>
                          <w:color w:val="CCCCCC"/>
                          <w:sz w:val="21"/>
                          <w:szCs w:val="21"/>
                        </w:rPr>
                        <w:t xml:space="preserve"> </w:t>
                      </w:r>
                      <w:proofErr w:type="spellStart"/>
                      <w:r w:rsidRPr="00903E97">
                        <w:rPr>
                          <w:rFonts w:ascii="Consolas" w:eastAsia="Times New Roman" w:hAnsi="Consolas" w:cs="Times New Roman"/>
                          <w:color w:val="9CDCFE"/>
                          <w:sz w:val="21"/>
                          <w:szCs w:val="21"/>
                        </w:rPr>
                        <w:t>src</w:t>
                      </w:r>
                      <w:proofErr w:type="spellEnd"/>
                      <w:r w:rsidRPr="00903E97">
                        <w:rPr>
                          <w:rFonts w:ascii="Consolas" w:eastAsia="Times New Roman" w:hAnsi="Consolas" w:cs="Times New Roman"/>
                          <w:color w:val="CCCCCC"/>
                          <w:sz w:val="21"/>
                          <w:szCs w:val="21"/>
                        </w:rPr>
                        <w:t>:</w:t>
                      </w:r>
                    </w:p>
                    <w:p w14:paraId="7D0CF910" w14:textId="77777777" w:rsidR="00903E97" w:rsidRPr="00903E97" w:rsidRDefault="00903E97" w:rsidP="00903E97">
                      <w:pPr>
                        <w:shd w:val="clear" w:color="auto" w:fill="1F1F1F"/>
                        <w:spacing w:line="285" w:lineRule="atLeast"/>
                        <w:rPr>
                          <w:rFonts w:ascii="Consolas" w:eastAsia="Times New Roman" w:hAnsi="Consolas" w:cs="Times New Roman"/>
                          <w:color w:val="CCCCCC"/>
                          <w:sz w:val="21"/>
                          <w:szCs w:val="21"/>
                        </w:rPr>
                      </w:pPr>
                      <w:r w:rsidRPr="00903E97">
                        <w:rPr>
                          <w:rFonts w:ascii="Consolas" w:eastAsia="Times New Roman" w:hAnsi="Consolas" w:cs="Times New Roman"/>
                          <w:color w:val="CCCCCC"/>
                          <w:sz w:val="21"/>
                          <w:szCs w:val="21"/>
                        </w:rPr>
                        <w:t xml:space="preserve">        </w:t>
                      </w:r>
                      <w:proofErr w:type="spellStart"/>
                      <w:r w:rsidRPr="00903E97">
                        <w:rPr>
                          <w:rFonts w:ascii="Consolas" w:eastAsia="Times New Roman" w:hAnsi="Consolas" w:cs="Times New Roman"/>
                          <w:color w:val="9CDCFE"/>
                          <w:sz w:val="21"/>
                          <w:szCs w:val="21"/>
                        </w:rPr>
                        <w:t>img</w:t>
                      </w:r>
                      <w:proofErr w:type="spellEnd"/>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D4D4D4"/>
                          <w:sz w:val="21"/>
                          <w:szCs w:val="21"/>
                        </w:rPr>
                        <w:t>=</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4EC9B0"/>
                          <w:sz w:val="21"/>
                          <w:szCs w:val="21"/>
                        </w:rPr>
                        <w:t>Image</w:t>
                      </w:r>
                      <w:r w:rsidRPr="00903E97">
                        <w:rPr>
                          <w:rFonts w:ascii="Consolas" w:eastAsia="Times New Roman" w:hAnsi="Consolas" w:cs="Times New Roman"/>
                          <w:color w:val="CCCCCC"/>
                          <w:sz w:val="21"/>
                          <w:szCs w:val="21"/>
                        </w:rPr>
                        <w:t>(</w:t>
                      </w:r>
                      <w:proofErr w:type="spellStart"/>
                      <w:r w:rsidRPr="00903E97">
                        <w:rPr>
                          <w:rFonts w:ascii="Consolas" w:eastAsia="Times New Roman" w:hAnsi="Consolas" w:cs="Times New Roman"/>
                          <w:color w:val="9CDCFE"/>
                          <w:sz w:val="21"/>
                          <w:szCs w:val="21"/>
                        </w:rPr>
                        <w:t>src</w:t>
                      </w:r>
                      <w:proofErr w:type="spellEnd"/>
                      <w:r w:rsidRPr="00903E97">
                        <w:rPr>
                          <w:rFonts w:ascii="Consolas" w:eastAsia="Times New Roman" w:hAnsi="Consolas" w:cs="Times New Roman"/>
                          <w:color w:val="CCCCCC"/>
                          <w:sz w:val="21"/>
                          <w:szCs w:val="21"/>
                        </w:rPr>
                        <w:t>)</w:t>
                      </w:r>
                    </w:p>
                    <w:p w14:paraId="75BBDBFC" w14:textId="77777777" w:rsidR="00903E97" w:rsidRPr="00903E97" w:rsidRDefault="00903E97" w:rsidP="00903E97">
                      <w:pPr>
                        <w:shd w:val="clear" w:color="auto" w:fill="1F1F1F"/>
                        <w:spacing w:line="285" w:lineRule="atLeast"/>
                        <w:rPr>
                          <w:rFonts w:ascii="Consolas" w:eastAsia="Times New Roman" w:hAnsi="Consolas" w:cs="Times New Roman"/>
                          <w:color w:val="CCCCCC"/>
                          <w:sz w:val="21"/>
                          <w:szCs w:val="21"/>
                        </w:rPr>
                      </w:pPr>
                      <w:r w:rsidRPr="00903E97">
                        <w:rPr>
                          <w:rFonts w:ascii="Consolas" w:eastAsia="Times New Roman" w:hAnsi="Consolas" w:cs="Times New Roman"/>
                          <w:color w:val="CCCCCC"/>
                          <w:sz w:val="21"/>
                          <w:szCs w:val="21"/>
                        </w:rPr>
                        <w:t xml:space="preserve">        </w:t>
                      </w:r>
                      <w:proofErr w:type="gramStart"/>
                      <w:r w:rsidRPr="00903E97">
                        <w:rPr>
                          <w:rFonts w:ascii="Consolas" w:eastAsia="Times New Roman" w:hAnsi="Consolas" w:cs="Times New Roman"/>
                          <w:color w:val="DCDCAA"/>
                          <w:sz w:val="21"/>
                          <w:szCs w:val="21"/>
                        </w:rPr>
                        <w:t>print</w:t>
                      </w:r>
                      <w:r w:rsidRPr="00903E97">
                        <w:rPr>
                          <w:rFonts w:ascii="Consolas" w:eastAsia="Times New Roman" w:hAnsi="Consolas" w:cs="Times New Roman"/>
                          <w:color w:val="CCCCCC"/>
                          <w:sz w:val="21"/>
                          <w:szCs w:val="21"/>
                        </w:rPr>
                        <w:t>(</w:t>
                      </w:r>
                      <w:proofErr w:type="gramEnd"/>
                      <w:r w:rsidRPr="00903E97">
                        <w:rPr>
                          <w:rFonts w:ascii="Consolas" w:eastAsia="Times New Roman" w:hAnsi="Consolas" w:cs="Times New Roman"/>
                          <w:color w:val="9CDCFE"/>
                          <w:sz w:val="21"/>
                          <w:szCs w:val="21"/>
                        </w:rPr>
                        <w:t>src</w:t>
                      </w:r>
                      <w:r w:rsidRPr="00903E97">
                        <w:rPr>
                          <w:rFonts w:ascii="Consolas" w:eastAsia="Times New Roman" w:hAnsi="Consolas" w:cs="Times New Roman"/>
                          <w:color w:val="CCCCCC"/>
                          <w:sz w:val="21"/>
                          <w:szCs w:val="21"/>
                        </w:rPr>
                        <w:t>.</w:t>
                      </w:r>
                      <w:r w:rsidRPr="00903E97">
                        <w:rPr>
                          <w:rFonts w:ascii="Consolas" w:eastAsia="Times New Roman" w:hAnsi="Consolas" w:cs="Times New Roman"/>
                          <w:color w:val="9CDCFE"/>
                          <w:sz w:val="21"/>
                          <w:szCs w:val="21"/>
                        </w:rPr>
                        <w:t>name</w:t>
                      </w:r>
                      <w:r w:rsidRPr="00903E97">
                        <w:rPr>
                          <w:rFonts w:ascii="Consolas" w:eastAsia="Times New Roman" w:hAnsi="Consolas" w:cs="Times New Roman"/>
                          <w:color w:val="CCCCCC"/>
                          <w:sz w:val="21"/>
                          <w:szCs w:val="21"/>
                        </w:rPr>
                        <w:t xml:space="preserve">, </w:t>
                      </w:r>
                      <w:proofErr w:type="spellStart"/>
                      <w:r w:rsidRPr="00903E97">
                        <w:rPr>
                          <w:rFonts w:ascii="Consolas" w:eastAsia="Times New Roman" w:hAnsi="Consolas" w:cs="Times New Roman"/>
                          <w:color w:val="9CDCFE"/>
                          <w:sz w:val="21"/>
                          <w:szCs w:val="21"/>
                        </w:rPr>
                        <w:t>img</w:t>
                      </w:r>
                      <w:proofErr w:type="spellEnd"/>
                      <w:r w:rsidRPr="00903E97">
                        <w:rPr>
                          <w:rFonts w:ascii="Consolas" w:eastAsia="Times New Roman" w:hAnsi="Consolas" w:cs="Times New Roman"/>
                          <w:color w:val="CCCCCC"/>
                          <w:sz w:val="21"/>
                          <w:szCs w:val="21"/>
                        </w:rPr>
                        <w:t>)</w:t>
                      </w:r>
                    </w:p>
                    <w:p w14:paraId="42F35872" w14:textId="77777777" w:rsidR="00903E97" w:rsidRPr="00903E97" w:rsidRDefault="00903E97" w:rsidP="00903E97">
                      <w:pPr>
                        <w:shd w:val="clear" w:color="auto" w:fill="1F1F1F"/>
                        <w:spacing w:line="285" w:lineRule="atLeast"/>
                        <w:rPr>
                          <w:rFonts w:ascii="Consolas" w:eastAsia="Times New Roman" w:hAnsi="Consolas" w:cs="Times New Roman"/>
                          <w:color w:val="CCCCCC"/>
                          <w:sz w:val="21"/>
                          <w:szCs w:val="21"/>
                        </w:rPr>
                      </w:pP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C586C0"/>
                          <w:sz w:val="21"/>
                          <w:szCs w:val="21"/>
                        </w:rPr>
                        <w:t>if</w:t>
                      </w:r>
                      <w:r w:rsidRPr="00903E97">
                        <w:rPr>
                          <w:rFonts w:ascii="Consolas" w:eastAsia="Times New Roman" w:hAnsi="Consolas" w:cs="Times New Roman"/>
                          <w:color w:val="CCCCCC"/>
                          <w:sz w:val="21"/>
                          <w:szCs w:val="21"/>
                        </w:rPr>
                        <w:t xml:space="preserve"> </w:t>
                      </w:r>
                      <w:proofErr w:type="spellStart"/>
                      <w:r w:rsidRPr="00903E97">
                        <w:rPr>
                          <w:rFonts w:ascii="Consolas" w:eastAsia="Times New Roman" w:hAnsi="Consolas" w:cs="Times New Roman"/>
                          <w:color w:val="9CDCFE"/>
                          <w:sz w:val="21"/>
                          <w:szCs w:val="21"/>
                        </w:rPr>
                        <w:t>img</w:t>
                      </w:r>
                      <w:r w:rsidRPr="00903E97">
                        <w:rPr>
                          <w:rFonts w:ascii="Consolas" w:eastAsia="Times New Roman" w:hAnsi="Consolas" w:cs="Times New Roman"/>
                          <w:color w:val="CCCCCC"/>
                          <w:sz w:val="21"/>
                          <w:szCs w:val="21"/>
                        </w:rPr>
                        <w:t>.</w:t>
                      </w:r>
                      <w:r w:rsidRPr="00903E97">
                        <w:rPr>
                          <w:rFonts w:ascii="Consolas" w:eastAsia="Times New Roman" w:hAnsi="Consolas" w:cs="Times New Roman"/>
                          <w:color w:val="9CDCFE"/>
                          <w:sz w:val="21"/>
                          <w:szCs w:val="21"/>
                        </w:rPr>
                        <w:t>has_exif</w:t>
                      </w:r>
                      <w:proofErr w:type="spellEnd"/>
                      <w:r w:rsidRPr="00903E97">
                        <w:rPr>
                          <w:rFonts w:ascii="Consolas" w:eastAsia="Times New Roman" w:hAnsi="Consolas" w:cs="Times New Roman"/>
                          <w:color w:val="CCCCCC"/>
                          <w:sz w:val="21"/>
                          <w:szCs w:val="21"/>
                        </w:rPr>
                        <w:t>:</w:t>
                      </w:r>
                    </w:p>
                    <w:p w14:paraId="0C94D7AC" w14:textId="77777777" w:rsidR="00903E97" w:rsidRPr="00903E97" w:rsidRDefault="00903E97" w:rsidP="00903E97">
                      <w:pPr>
                        <w:shd w:val="clear" w:color="auto" w:fill="1F1F1F"/>
                        <w:spacing w:line="285" w:lineRule="atLeast"/>
                        <w:rPr>
                          <w:rFonts w:ascii="Consolas" w:eastAsia="Times New Roman" w:hAnsi="Consolas" w:cs="Times New Roman"/>
                          <w:color w:val="CCCCCC"/>
                          <w:sz w:val="21"/>
                          <w:szCs w:val="21"/>
                        </w:rPr>
                      </w:pP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C586C0"/>
                          <w:sz w:val="21"/>
                          <w:szCs w:val="21"/>
                        </w:rPr>
                        <w:t>try</w:t>
                      </w:r>
                      <w:r w:rsidRPr="00903E97">
                        <w:rPr>
                          <w:rFonts w:ascii="Consolas" w:eastAsia="Times New Roman" w:hAnsi="Consolas" w:cs="Times New Roman"/>
                          <w:color w:val="CCCCCC"/>
                          <w:sz w:val="21"/>
                          <w:szCs w:val="21"/>
                        </w:rPr>
                        <w:t>:</w:t>
                      </w:r>
                    </w:p>
                    <w:p w14:paraId="4522952F" w14:textId="77777777" w:rsidR="00903E97" w:rsidRPr="00903E97" w:rsidRDefault="00903E97" w:rsidP="00903E97">
                      <w:pPr>
                        <w:shd w:val="clear" w:color="auto" w:fill="1F1F1F"/>
                        <w:spacing w:line="285" w:lineRule="atLeast"/>
                        <w:rPr>
                          <w:rFonts w:ascii="Consolas" w:eastAsia="Times New Roman" w:hAnsi="Consolas" w:cs="Times New Roman"/>
                          <w:color w:val="CCCCCC"/>
                          <w:sz w:val="21"/>
                          <w:szCs w:val="21"/>
                        </w:rPr>
                      </w:pPr>
                      <w:r w:rsidRPr="00903E97">
                        <w:rPr>
                          <w:rFonts w:ascii="Consolas" w:eastAsia="Times New Roman" w:hAnsi="Consolas" w:cs="Times New Roman"/>
                          <w:color w:val="CCCCCC"/>
                          <w:sz w:val="21"/>
                          <w:szCs w:val="21"/>
                        </w:rPr>
                        <w:t xml:space="preserve">            </w:t>
                      </w:r>
                      <w:proofErr w:type="spellStart"/>
                      <w:r w:rsidRPr="00903E97">
                        <w:rPr>
                          <w:rFonts w:ascii="Consolas" w:eastAsia="Times New Roman" w:hAnsi="Consolas" w:cs="Times New Roman"/>
                          <w:color w:val="9CDCFE"/>
                          <w:sz w:val="21"/>
                          <w:szCs w:val="21"/>
                        </w:rPr>
                        <w:t>img</w:t>
                      </w:r>
                      <w:r w:rsidRPr="00903E97">
                        <w:rPr>
                          <w:rFonts w:ascii="Consolas" w:eastAsia="Times New Roman" w:hAnsi="Consolas" w:cs="Times New Roman"/>
                          <w:color w:val="CCCCCC"/>
                          <w:sz w:val="21"/>
                          <w:szCs w:val="21"/>
                        </w:rPr>
                        <w:t>.gps_longitude</w:t>
                      </w:r>
                      <w:proofErr w:type="spellEnd"/>
                    </w:p>
                    <w:p w14:paraId="5AC212A6" w14:textId="77777777" w:rsidR="00903E97" w:rsidRPr="00903E97" w:rsidRDefault="00903E97" w:rsidP="00903E97">
                      <w:pPr>
                        <w:shd w:val="clear" w:color="auto" w:fill="1F1F1F"/>
                        <w:spacing w:line="285" w:lineRule="atLeast"/>
                        <w:rPr>
                          <w:rFonts w:ascii="Consolas" w:eastAsia="Times New Roman" w:hAnsi="Consolas" w:cs="Times New Roman"/>
                          <w:color w:val="CCCCCC"/>
                          <w:sz w:val="21"/>
                          <w:szCs w:val="21"/>
                        </w:rPr>
                      </w:pP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C586C0"/>
                          <w:sz w:val="21"/>
                          <w:szCs w:val="21"/>
                        </w:rPr>
                        <w:t>return</w:t>
                      </w:r>
                      <w:r w:rsidRPr="00903E97">
                        <w:rPr>
                          <w:rFonts w:ascii="Consolas" w:eastAsia="Times New Roman" w:hAnsi="Consolas" w:cs="Times New Roman"/>
                          <w:color w:val="CCCCCC"/>
                          <w:sz w:val="21"/>
                          <w:szCs w:val="21"/>
                        </w:rPr>
                        <w:t xml:space="preserve"> [</w:t>
                      </w:r>
                      <w:proofErr w:type="spellStart"/>
                      <w:r w:rsidRPr="00903E97">
                        <w:rPr>
                          <w:rFonts w:ascii="Consolas" w:eastAsia="Times New Roman" w:hAnsi="Consolas" w:cs="Times New Roman"/>
                          <w:color w:val="DCDCAA"/>
                          <w:sz w:val="21"/>
                          <w:szCs w:val="21"/>
                        </w:rPr>
                        <w:t>decimal_</w:t>
                      </w:r>
                      <w:proofErr w:type="gramStart"/>
                      <w:r w:rsidRPr="00903E97">
                        <w:rPr>
                          <w:rFonts w:ascii="Consolas" w:eastAsia="Times New Roman" w:hAnsi="Consolas" w:cs="Times New Roman"/>
                          <w:color w:val="DCDCAA"/>
                          <w:sz w:val="21"/>
                          <w:szCs w:val="21"/>
                        </w:rPr>
                        <w:t>coords</w:t>
                      </w:r>
                      <w:proofErr w:type="spellEnd"/>
                      <w:r w:rsidRPr="00903E97">
                        <w:rPr>
                          <w:rFonts w:ascii="Consolas" w:eastAsia="Times New Roman" w:hAnsi="Consolas" w:cs="Times New Roman"/>
                          <w:color w:val="CCCCCC"/>
                          <w:sz w:val="21"/>
                          <w:szCs w:val="21"/>
                        </w:rPr>
                        <w:t>(</w:t>
                      </w:r>
                      <w:proofErr w:type="spellStart"/>
                      <w:proofErr w:type="gramEnd"/>
                      <w:r w:rsidRPr="00903E97">
                        <w:rPr>
                          <w:rFonts w:ascii="Consolas" w:eastAsia="Times New Roman" w:hAnsi="Consolas" w:cs="Times New Roman"/>
                          <w:color w:val="9CDCFE"/>
                          <w:sz w:val="21"/>
                          <w:szCs w:val="21"/>
                        </w:rPr>
                        <w:t>img</w:t>
                      </w:r>
                      <w:r w:rsidRPr="00903E97">
                        <w:rPr>
                          <w:rFonts w:ascii="Consolas" w:eastAsia="Times New Roman" w:hAnsi="Consolas" w:cs="Times New Roman"/>
                          <w:color w:val="CCCCCC"/>
                          <w:sz w:val="21"/>
                          <w:szCs w:val="21"/>
                        </w:rPr>
                        <w:t>.gps_latitude</w:t>
                      </w:r>
                      <w:proofErr w:type="spellEnd"/>
                      <w:r w:rsidRPr="00903E97">
                        <w:rPr>
                          <w:rFonts w:ascii="Consolas" w:eastAsia="Times New Roman" w:hAnsi="Consolas" w:cs="Times New Roman"/>
                          <w:color w:val="CCCCCC"/>
                          <w:sz w:val="21"/>
                          <w:szCs w:val="21"/>
                        </w:rPr>
                        <w:t xml:space="preserve">, </w:t>
                      </w:r>
                      <w:proofErr w:type="spellStart"/>
                      <w:r w:rsidRPr="00903E97">
                        <w:rPr>
                          <w:rFonts w:ascii="Consolas" w:eastAsia="Times New Roman" w:hAnsi="Consolas" w:cs="Times New Roman"/>
                          <w:color w:val="9CDCFE"/>
                          <w:sz w:val="21"/>
                          <w:szCs w:val="21"/>
                        </w:rPr>
                        <w:t>img</w:t>
                      </w:r>
                      <w:r w:rsidRPr="00903E97">
                        <w:rPr>
                          <w:rFonts w:ascii="Consolas" w:eastAsia="Times New Roman" w:hAnsi="Consolas" w:cs="Times New Roman"/>
                          <w:color w:val="CCCCCC"/>
                          <w:sz w:val="21"/>
                          <w:szCs w:val="21"/>
                        </w:rPr>
                        <w:t>.gps_latitude_ref</w:t>
                      </w:r>
                      <w:proofErr w:type="spellEnd"/>
                      <w:r w:rsidRPr="00903E97">
                        <w:rPr>
                          <w:rFonts w:ascii="Consolas" w:eastAsia="Times New Roman" w:hAnsi="Consolas" w:cs="Times New Roman"/>
                          <w:color w:val="CCCCCC"/>
                          <w:sz w:val="21"/>
                          <w:szCs w:val="21"/>
                        </w:rPr>
                        <w:t>),\</w:t>
                      </w:r>
                    </w:p>
                    <w:p w14:paraId="62525DB1" w14:textId="77777777" w:rsidR="00903E97" w:rsidRPr="00903E97" w:rsidRDefault="00903E97" w:rsidP="00903E97">
                      <w:pPr>
                        <w:shd w:val="clear" w:color="auto" w:fill="1F1F1F"/>
                        <w:spacing w:line="285" w:lineRule="atLeast"/>
                        <w:rPr>
                          <w:rFonts w:ascii="Consolas" w:eastAsia="Times New Roman" w:hAnsi="Consolas" w:cs="Times New Roman"/>
                          <w:color w:val="CCCCCC"/>
                          <w:sz w:val="21"/>
                          <w:szCs w:val="21"/>
                        </w:rPr>
                      </w:pPr>
                      <w:r w:rsidRPr="00903E97">
                        <w:rPr>
                          <w:rFonts w:ascii="Consolas" w:eastAsia="Times New Roman" w:hAnsi="Consolas" w:cs="Times New Roman"/>
                          <w:color w:val="CCCCCC"/>
                          <w:sz w:val="21"/>
                          <w:szCs w:val="21"/>
                        </w:rPr>
                        <w:t xml:space="preserve">                    </w:t>
                      </w:r>
                      <w:proofErr w:type="spellStart"/>
                      <w:r w:rsidRPr="00903E97">
                        <w:rPr>
                          <w:rFonts w:ascii="Consolas" w:eastAsia="Times New Roman" w:hAnsi="Consolas" w:cs="Times New Roman"/>
                          <w:color w:val="DCDCAA"/>
                          <w:sz w:val="21"/>
                          <w:szCs w:val="21"/>
                        </w:rPr>
                        <w:t>decimal_</w:t>
                      </w:r>
                      <w:proofErr w:type="gramStart"/>
                      <w:r w:rsidRPr="00903E97">
                        <w:rPr>
                          <w:rFonts w:ascii="Consolas" w:eastAsia="Times New Roman" w:hAnsi="Consolas" w:cs="Times New Roman"/>
                          <w:color w:val="DCDCAA"/>
                          <w:sz w:val="21"/>
                          <w:szCs w:val="21"/>
                        </w:rPr>
                        <w:t>coords</w:t>
                      </w:r>
                      <w:proofErr w:type="spellEnd"/>
                      <w:r w:rsidRPr="00903E97">
                        <w:rPr>
                          <w:rFonts w:ascii="Consolas" w:eastAsia="Times New Roman" w:hAnsi="Consolas" w:cs="Times New Roman"/>
                          <w:color w:val="CCCCCC"/>
                          <w:sz w:val="21"/>
                          <w:szCs w:val="21"/>
                        </w:rPr>
                        <w:t>(</w:t>
                      </w:r>
                      <w:proofErr w:type="spellStart"/>
                      <w:proofErr w:type="gramEnd"/>
                      <w:r w:rsidRPr="00903E97">
                        <w:rPr>
                          <w:rFonts w:ascii="Consolas" w:eastAsia="Times New Roman" w:hAnsi="Consolas" w:cs="Times New Roman"/>
                          <w:color w:val="9CDCFE"/>
                          <w:sz w:val="21"/>
                          <w:szCs w:val="21"/>
                        </w:rPr>
                        <w:t>img</w:t>
                      </w:r>
                      <w:r w:rsidRPr="00903E97">
                        <w:rPr>
                          <w:rFonts w:ascii="Consolas" w:eastAsia="Times New Roman" w:hAnsi="Consolas" w:cs="Times New Roman"/>
                          <w:color w:val="CCCCCC"/>
                          <w:sz w:val="21"/>
                          <w:szCs w:val="21"/>
                        </w:rPr>
                        <w:t>.gps_longitude</w:t>
                      </w:r>
                      <w:proofErr w:type="spellEnd"/>
                      <w:r w:rsidRPr="00903E97">
                        <w:rPr>
                          <w:rFonts w:ascii="Consolas" w:eastAsia="Times New Roman" w:hAnsi="Consolas" w:cs="Times New Roman"/>
                          <w:color w:val="CCCCCC"/>
                          <w:sz w:val="21"/>
                          <w:szCs w:val="21"/>
                        </w:rPr>
                        <w:t xml:space="preserve">, </w:t>
                      </w:r>
                      <w:proofErr w:type="spellStart"/>
                      <w:r w:rsidRPr="00903E97">
                        <w:rPr>
                          <w:rFonts w:ascii="Consolas" w:eastAsia="Times New Roman" w:hAnsi="Consolas" w:cs="Times New Roman"/>
                          <w:color w:val="9CDCFE"/>
                          <w:sz w:val="21"/>
                          <w:szCs w:val="21"/>
                        </w:rPr>
                        <w:t>img</w:t>
                      </w:r>
                      <w:r w:rsidRPr="00903E97">
                        <w:rPr>
                          <w:rFonts w:ascii="Consolas" w:eastAsia="Times New Roman" w:hAnsi="Consolas" w:cs="Times New Roman"/>
                          <w:color w:val="CCCCCC"/>
                          <w:sz w:val="21"/>
                          <w:szCs w:val="21"/>
                        </w:rPr>
                        <w:t>.gps_longitude_ref</w:t>
                      </w:r>
                      <w:proofErr w:type="spellEnd"/>
                      <w:r w:rsidRPr="00903E97">
                        <w:rPr>
                          <w:rFonts w:ascii="Consolas" w:eastAsia="Times New Roman" w:hAnsi="Consolas" w:cs="Times New Roman"/>
                          <w:color w:val="CCCCCC"/>
                          <w:sz w:val="21"/>
                          <w:szCs w:val="21"/>
                        </w:rPr>
                        <w:t>)\</w:t>
                      </w:r>
                    </w:p>
                    <w:p w14:paraId="0CE14504" w14:textId="77777777" w:rsidR="00903E97" w:rsidRPr="00903E97" w:rsidRDefault="00903E97" w:rsidP="00903E97">
                      <w:pPr>
                        <w:shd w:val="clear" w:color="auto" w:fill="1F1F1F"/>
                        <w:spacing w:line="285" w:lineRule="atLeast"/>
                        <w:rPr>
                          <w:rFonts w:ascii="Consolas" w:eastAsia="Times New Roman" w:hAnsi="Consolas" w:cs="Times New Roman"/>
                          <w:color w:val="CCCCCC"/>
                          <w:sz w:val="21"/>
                          <w:szCs w:val="21"/>
                        </w:rPr>
                      </w:pPr>
                      <w:r w:rsidRPr="00903E97">
                        <w:rPr>
                          <w:rFonts w:ascii="Consolas" w:eastAsia="Times New Roman" w:hAnsi="Consolas" w:cs="Times New Roman"/>
                          <w:color w:val="CCCCCC"/>
                          <w:sz w:val="21"/>
                          <w:szCs w:val="21"/>
                        </w:rPr>
                        <w:t xml:space="preserve">                        , </w:t>
                      </w:r>
                      <w:proofErr w:type="spellStart"/>
                      <w:proofErr w:type="gramStart"/>
                      <w:r w:rsidRPr="00903E97">
                        <w:rPr>
                          <w:rFonts w:ascii="Consolas" w:eastAsia="Times New Roman" w:hAnsi="Consolas" w:cs="Times New Roman"/>
                          <w:color w:val="9CDCFE"/>
                          <w:sz w:val="21"/>
                          <w:szCs w:val="21"/>
                        </w:rPr>
                        <w:t>img</w:t>
                      </w:r>
                      <w:r w:rsidRPr="00903E97">
                        <w:rPr>
                          <w:rFonts w:ascii="Consolas" w:eastAsia="Times New Roman" w:hAnsi="Consolas" w:cs="Times New Roman"/>
                          <w:color w:val="CCCCCC"/>
                          <w:sz w:val="21"/>
                          <w:szCs w:val="21"/>
                        </w:rPr>
                        <w:t>.datetime</w:t>
                      </w:r>
                      <w:proofErr w:type="gramEnd"/>
                      <w:r w:rsidRPr="00903E97">
                        <w:rPr>
                          <w:rFonts w:ascii="Consolas" w:eastAsia="Times New Roman" w:hAnsi="Consolas" w:cs="Times New Roman"/>
                          <w:color w:val="CCCCCC"/>
                          <w:sz w:val="21"/>
                          <w:szCs w:val="21"/>
                        </w:rPr>
                        <w:t>_original</w:t>
                      </w:r>
                      <w:proofErr w:type="spellEnd"/>
                      <w:r w:rsidRPr="00903E97">
                        <w:rPr>
                          <w:rFonts w:ascii="Consolas" w:eastAsia="Times New Roman" w:hAnsi="Consolas" w:cs="Times New Roman"/>
                          <w:color w:val="CCCCCC"/>
                          <w:sz w:val="21"/>
                          <w:szCs w:val="21"/>
                        </w:rPr>
                        <w:t>]</w:t>
                      </w:r>
                    </w:p>
                    <w:p w14:paraId="39216BA4" w14:textId="77777777" w:rsidR="00903E97" w:rsidRPr="00903E97" w:rsidRDefault="00903E97" w:rsidP="00903E97">
                      <w:pPr>
                        <w:shd w:val="clear" w:color="auto" w:fill="1F1F1F"/>
                        <w:spacing w:line="285" w:lineRule="atLeast"/>
                        <w:rPr>
                          <w:rFonts w:ascii="Consolas" w:eastAsia="Times New Roman" w:hAnsi="Consolas" w:cs="Times New Roman"/>
                          <w:color w:val="CCCCCC"/>
                          <w:sz w:val="21"/>
                          <w:szCs w:val="21"/>
                        </w:rPr>
                      </w:pP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C586C0"/>
                          <w:sz w:val="21"/>
                          <w:szCs w:val="21"/>
                        </w:rPr>
                        <w:t>except</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4EC9B0"/>
                          <w:sz w:val="21"/>
                          <w:szCs w:val="21"/>
                        </w:rPr>
                        <w:t>Exception</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C586C0"/>
                          <w:sz w:val="21"/>
                          <w:szCs w:val="21"/>
                        </w:rPr>
                        <w:t>as</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9CDCFE"/>
                          <w:sz w:val="21"/>
                          <w:szCs w:val="21"/>
                        </w:rPr>
                        <w:t>e</w:t>
                      </w:r>
                      <w:r w:rsidRPr="00903E97">
                        <w:rPr>
                          <w:rFonts w:ascii="Consolas" w:eastAsia="Times New Roman" w:hAnsi="Consolas" w:cs="Times New Roman"/>
                          <w:color w:val="CCCCCC"/>
                          <w:sz w:val="21"/>
                          <w:szCs w:val="21"/>
                        </w:rPr>
                        <w:t>:</w:t>
                      </w:r>
                    </w:p>
                    <w:p w14:paraId="522B4D77" w14:textId="77777777" w:rsidR="00903E97" w:rsidRPr="00903E97" w:rsidRDefault="00903E97" w:rsidP="00903E97">
                      <w:pPr>
                        <w:shd w:val="clear" w:color="auto" w:fill="1F1F1F"/>
                        <w:spacing w:line="285" w:lineRule="atLeast"/>
                        <w:rPr>
                          <w:rFonts w:ascii="Consolas" w:eastAsia="Times New Roman" w:hAnsi="Consolas" w:cs="Times New Roman"/>
                          <w:color w:val="CCCCCC"/>
                          <w:sz w:val="21"/>
                          <w:szCs w:val="21"/>
                        </w:rPr>
                      </w:pP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C586C0"/>
                          <w:sz w:val="21"/>
                          <w:szCs w:val="21"/>
                        </w:rPr>
                        <w:t>return</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CE9178"/>
                          <w:sz w:val="21"/>
                          <w:szCs w:val="21"/>
                        </w:rPr>
                        <w:t xml:space="preserve">'error during </w:t>
                      </w:r>
                      <w:proofErr w:type="spellStart"/>
                      <w:r w:rsidRPr="00903E97">
                        <w:rPr>
                          <w:rFonts w:ascii="Consolas" w:eastAsia="Times New Roman" w:hAnsi="Consolas" w:cs="Times New Roman"/>
                          <w:color w:val="CE9178"/>
                          <w:sz w:val="21"/>
                          <w:szCs w:val="21"/>
                        </w:rPr>
                        <w:t>exif</w:t>
                      </w:r>
                      <w:proofErr w:type="spellEnd"/>
                      <w:r w:rsidRPr="00903E97">
                        <w:rPr>
                          <w:rFonts w:ascii="Consolas" w:eastAsia="Times New Roman" w:hAnsi="Consolas" w:cs="Times New Roman"/>
                          <w:color w:val="CE9178"/>
                          <w:sz w:val="21"/>
                          <w:szCs w:val="21"/>
                        </w:rPr>
                        <w:t xml:space="preserve"> read'</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9CDCFE"/>
                          <w:sz w:val="21"/>
                          <w:szCs w:val="21"/>
                        </w:rPr>
                        <w:t>e</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569CD6"/>
                          <w:sz w:val="21"/>
                          <w:szCs w:val="21"/>
                        </w:rPr>
                        <w:t>None</w:t>
                      </w:r>
                      <w:r w:rsidRPr="00903E97">
                        <w:rPr>
                          <w:rFonts w:ascii="Consolas" w:eastAsia="Times New Roman" w:hAnsi="Consolas" w:cs="Times New Roman"/>
                          <w:color w:val="CCCCCC"/>
                          <w:sz w:val="21"/>
                          <w:szCs w:val="21"/>
                        </w:rPr>
                        <w:t>]</w:t>
                      </w:r>
                    </w:p>
                    <w:p w14:paraId="6247B4BB" w14:textId="77777777" w:rsidR="00903E97" w:rsidRPr="00903E97" w:rsidRDefault="00903E97" w:rsidP="00903E97">
                      <w:pPr>
                        <w:shd w:val="clear" w:color="auto" w:fill="1F1F1F"/>
                        <w:spacing w:line="285" w:lineRule="atLeast"/>
                        <w:rPr>
                          <w:rFonts w:ascii="Consolas" w:eastAsia="Times New Roman" w:hAnsi="Consolas" w:cs="Times New Roman"/>
                          <w:color w:val="CCCCCC"/>
                          <w:sz w:val="21"/>
                          <w:szCs w:val="21"/>
                        </w:rPr>
                      </w:pP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C586C0"/>
                          <w:sz w:val="21"/>
                          <w:szCs w:val="21"/>
                        </w:rPr>
                        <w:t>else</w:t>
                      </w:r>
                      <w:r w:rsidRPr="00903E97">
                        <w:rPr>
                          <w:rFonts w:ascii="Consolas" w:eastAsia="Times New Roman" w:hAnsi="Consolas" w:cs="Times New Roman"/>
                          <w:color w:val="CCCCCC"/>
                          <w:sz w:val="21"/>
                          <w:szCs w:val="21"/>
                        </w:rPr>
                        <w:t>:</w:t>
                      </w:r>
                    </w:p>
                    <w:p w14:paraId="73ED565A" w14:textId="77777777" w:rsidR="00903E97" w:rsidRPr="00903E97" w:rsidRDefault="00903E97" w:rsidP="00903E97">
                      <w:pPr>
                        <w:shd w:val="clear" w:color="auto" w:fill="1F1F1F"/>
                        <w:spacing w:line="285" w:lineRule="atLeast"/>
                        <w:rPr>
                          <w:rFonts w:ascii="Consolas" w:eastAsia="Times New Roman" w:hAnsi="Consolas" w:cs="Times New Roman"/>
                          <w:color w:val="CCCCCC"/>
                          <w:sz w:val="21"/>
                          <w:szCs w:val="21"/>
                        </w:rPr>
                      </w:pP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C586C0"/>
                          <w:sz w:val="21"/>
                          <w:szCs w:val="21"/>
                        </w:rPr>
                        <w:t>return</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CE9178"/>
                          <w:sz w:val="21"/>
                          <w:szCs w:val="21"/>
                        </w:rPr>
                        <w:t>'error'</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CE9178"/>
                          <w:sz w:val="21"/>
                          <w:szCs w:val="21"/>
                        </w:rPr>
                        <w:t xml:space="preserve">'no </w:t>
                      </w:r>
                      <w:proofErr w:type="spellStart"/>
                      <w:r w:rsidRPr="00903E97">
                        <w:rPr>
                          <w:rFonts w:ascii="Consolas" w:eastAsia="Times New Roman" w:hAnsi="Consolas" w:cs="Times New Roman"/>
                          <w:color w:val="CE9178"/>
                          <w:sz w:val="21"/>
                          <w:szCs w:val="21"/>
                        </w:rPr>
                        <w:t>exif</w:t>
                      </w:r>
                      <w:proofErr w:type="spellEnd"/>
                      <w:r w:rsidRPr="00903E97">
                        <w:rPr>
                          <w:rFonts w:ascii="Consolas" w:eastAsia="Times New Roman" w:hAnsi="Consolas" w:cs="Times New Roman"/>
                          <w:color w:val="CE9178"/>
                          <w:sz w:val="21"/>
                          <w:szCs w:val="21"/>
                        </w:rPr>
                        <w:t>'</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569CD6"/>
                          <w:sz w:val="21"/>
                          <w:szCs w:val="21"/>
                        </w:rPr>
                        <w:t>None</w:t>
                      </w:r>
                      <w:r w:rsidRPr="00903E97">
                        <w:rPr>
                          <w:rFonts w:ascii="Consolas" w:eastAsia="Times New Roman" w:hAnsi="Consolas" w:cs="Times New Roman"/>
                          <w:color w:val="CCCCCC"/>
                          <w:sz w:val="21"/>
                          <w:szCs w:val="21"/>
                        </w:rPr>
                        <w:t>]</w:t>
                      </w:r>
                    </w:p>
                    <w:p w14:paraId="6B43CD80" w14:textId="528C425D" w:rsidR="00903E97" w:rsidRDefault="00903E97"/>
                  </w:txbxContent>
                </v:textbox>
                <w10:anchorlock/>
              </v:shape>
            </w:pict>
          </mc:Fallback>
        </mc:AlternateContent>
      </w:r>
    </w:p>
    <w:p w14:paraId="5339A28D" w14:textId="7C691C90" w:rsidR="00C35094" w:rsidRDefault="00903E97" w:rsidP="008F0F15">
      <w:commentRangeStart w:id="7"/>
      <w:r>
        <w:t>Figure X</w:t>
      </w:r>
      <w:commentRangeEnd w:id="7"/>
      <w:r>
        <w:rPr>
          <w:rStyle w:val="CommentReference"/>
        </w:rPr>
        <w:commentReference w:id="7"/>
      </w:r>
      <w:r>
        <w:t xml:space="preserve"> GPS Extract functions</w:t>
      </w:r>
    </w:p>
    <w:p w14:paraId="4526B57B" w14:textId="77777777" w:rsidR="00903E97" w:rsidRDefault="00903E97" w:rsidP="008F0F15"/>
    <w:p w14:paraId="57B1DDED" w14:textId="77777777" w:rsidR="006108FA" w:rsidRDefault="00903E97" w:rsidP="008F0F15">
      <w:r>
        <w:t xml:space="preserve">Figure X shows the functions that are responsible for getting the GPS coordinates from the images. These functions are based on an example provided by </w:t>
      </w:r>
      <w:r>
        <w:t>medium.com</w:t>
      </w:r>
      <w:r>
        <w:rPr>
          <w:vertAlign w:val="superscript"/>
        </w:rPr>
        <w:t>5</w:t>
      </w:r>
      <w:r>
        <w:t xml:space="preserve">. </w:t>
      </w:r>
      <w:r w:rsidR="00587FB6">
        <w:t xml:space="preserve">Besides getting the coordinates. These functions also provide the user with useful error messages if the pictures do not contain EXIF data for if there is an issue with the data. During development we discovered a situation where the file can contain EXIF but missing GPS data. If the pictures are </w:t>
      </w:r>
      <w:r w:rsidR="00587FB6">
        <w:lastRenderedPageBreak/>
        <w:t xml:space="preserve">sent over email or text using an iPhone to a person you have not authorized location sharing with, then the iPhone will strip out the GPS coordinates while leaving the rest of the EXIF data. </w:t>
      </w:r>
    </w:p>
    <w:p w14:paraId="3B87BE03" w14:textId="04D864FC" w:rsidR="006108FA" w:rsidRDefault="006108FA" w:rsidP="008F0F15"/>
    <w:p w14:paraId="1F2FE5BF" w14:textId="02EC7446" w:rsidR="006108FA" w:rsidRDefault="006108FA" w:rsidP="008F0F15"/>
    <w:p w14:paraId="444FDAD0" w14:textId="396353A2" w:rsidR="00C35094" w:rsidRDefault="00587FB6" w:rsidP="008F0F15">
      <w:r>
        <w:t>This was difficult to figure out because the iPhone gives no warning that it is altering the data from the picture.</w:t>
      </w:r>
      <w:r w:rsidR="00BB6326">
        <w:t xml:space="preserve"> The GPS coordinates in the EXIF data are stored in a Degrees, Minutes, Seconds format. To make the data easier to work with, these coordinates are converted to decimal degrees using the </w:t>
      </w:r>
      <w:proofErr w:type="spellStart"/>
      <w:r w:rsidR="00BB6326">
        <w:t>decimal_coords</w:t>
      </w:r>
      <w:proofErr w:type="spellEnd"/>
      <w:r w:rsidR="00BB6326">
        <w:t xml:space="preserve"> function.</w:t>
      </w:r>
      <w:r w:rsidR="0053576E">
        <w:t xml:space="preserve"> The Image function from the </w:t>
      </w:r>
      <w:proofErr w:type="spellStart"/>
      <w:r w:rsidR="0053576E">
        <w:t>exif</w:t>
      </w:r>
      <w:proofErr w:type="spellEnd"/>
      <w:r w:rsidR="0053576E">
        <w:t xml:space="preserve"> package is what allows EXIF data to be read</w:t>
      </w:r>
      <w:r w:rsidR="0053576E">
        <w:rPr>
          <w:vertAlign w:val="superscript"/>
        </w:rPr>
        <w:t>4</w:t>
      </w:r>
      <w:r w:rsidR="0053576E">
        <w:t xml:space="preserve">. The </w:t>
      </w:r>
      <w:proofErr w:type="spellStart"/>
      <w:r w:rsidR="0053576E">
        <w:t>img_coords</w:t>
      </w:r>
      <w:proofErr w:type="spellEnd"/>
      <w:r w:rsidR="0053576E">
        <w:t xml:space="preserve"> function returns the coordinates or errors as a list to be used in later steps</w:t>
      </w:r>
    </w:p>
    <w:p w14:paraId="04F6FEC9" w14:textId="6820D25D" w:rsidR="00C43B83" w:rsidRDefault="00C43B83" w:rsidP="008F0F15"/>
    <w:p w14:paraId="45CD35A7" w14:textId="3BBCF1AF" w:rsidR="00B71270" w:rsidRDefault="00EE57E2" w:rsidP="008F0F15">
      <w:r>
        <w:t>Different types of tasks can</w:t>
      </w:r>
      <w:r w:rsidR="006E7733">
        <w:t xml:space="preserve"> be required on the farm. To distinguish between each task,</w:t>
      </w:r>
      <w:r w:rsidR="007E3B40">
        <w:t xml:space="preserve"> each picture contains a QR code with the description of the task. These QR codes are prepared </w:t>
      </w:r>
      <w:r w:rsidR="007A71D5">
        <w:t xml:space="preserve">prior to data collection. During data collection in June, we chose 2023 Sapling, Dead Tree, Open Space, and Pest </w:t>
      </w:r>
      <w:r w:rsidR="0092386D">
        <w:t>I</w:t>
      </w:r>
      <w:r w:rsidR="007A71D5">
        <w:t xml:space="preserve">ssue as the task descriptions. </w:t>
      </w:r>
      <w:r w:rsidR="00EC2EC7">
        <w:t>The QR codes were printed out so we could take pictures of the QR codes while walking the farm. The QR codes need to be in full light or full shade when taking the picture or the program will not be able to read the QR code. There can also only be one QR code in the frame at once because the program will reject the input if it detects more than one QR code. These errors can be fixed in post processing, but it is easier to take a proper picture the first time.</w:t>
      </w:r>
    </w:p>
    <w:p w14:paraId="7F08E8DA" w14:textId="04DF5AA8" w:rsidR="006108FA" w:rsidRDefault="006108FA" w:rsidP="008F0F15">
      <w:r>
        <w:rPr>
          <w:noProof/>
        </w:rPr>
        <mc:AlternateContent>
          <mc:Choice Requires="wps">
            <w:drawing>
              <wp:anchor distT="45720" distB="45720" distL="114300" distR="114300" simplePos="0" relativeHeight="251659264" behindDoc="0" locked="0" layoutInCell="1" allowOverlap="1" wp14:anchorId="223A0259" wp14:editId="006A30D0">
                <wp:simplePos x="0" y="0"/>
                <wp:positionH relativeFrom="margin">
                  <wp:align>right</wp:align>
                </wp:positionH>
                <wp:positionV relativeFrom="paragraph">
                  <wp:posOffset>276680</wp:posOffset>
                </wp:positionV>
                <wp:extent cx="5922645" cy="1404620"/>
                <wp:effectExtent l="0" t="0" r="20955" b="2794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2645" cy="1404620"/>
                        </a:xfrm>
                        <a:prstGeom prst="rect">
                          <a:avLst/>
                        </a:prstGeom>
                        <a:solidFill>
                          <a:srgbClr val="FFFFFF"/>
                        </a:solidFill>
                        <a:ln w="9525">
                          <a:solidFill>
                            <a:srgbClr val="000000"/>
                          </a:solidFill>
                          <a:miter lim="800000"/>
                          <a:headEnd/>
                          <a:tailEnd/>
                        </a:ln>
                      </wps:spPr>
                      <wps:txbx>
                        <w:txbxContent>
                          <w:p w14:paraId="45500AAC" w14:textId="77777777" w:rsidR="00CB5572" w:rsidRPr="00CB5572" w:rsidRDefault="00CB5572" w:rsidP="00CB5572">
                            <w:pPr>
                              <w:shd w:val="clear" w:color="auto" w:fill="1F1F1F"/>
                              <w:spacing w:line="285" w:lineRule="atLeast"/>
                              <w:rPr>
                                <w:rFonts w:ascii="Consolas" w:eastAsia="Times New Roman" w:hAnsi="Consolas" w:cs="Times New Roman"/>
                                <w:color w:val="CCCCCC"/>
                                <w:sz w:val="21"/>
                                <w:szCs w:val="21"/>
                              </w:rPr>
                            </w:pPr>
                            <w:r w:rsidRPr="00CB5572">
                              <w:rPr>
                                <w:rFonts w:ascii="Consolas" w:eastAsia="Times New Roman" w:hAnsi="Consolas" w:cs="Times New Roman"/>
                                <w:color w:val="569CD6"/>
                                <w:sz w:val="21"/>
                                <w:szCs w:val="21"/>
                              </w:rPr>
                              <w:t>def</w:t>
                            </w:r>
                            <w:r w:rsidRPr="00CB5572">
                              <w:rPr>
                                <w:rFonts w:ascii="Consolas" w:eastAsia="Times New Roman" w:hAnsi="Consolas" w:cs="Times New Roman"/>
                                <w:color w:val="CCCCCC"/>
                                <w:sz w:val="21"/>
                                <w:szCs w:val="21"/>
                              </w:rPr>
                              <w:t xml:space="preserve"> </w:t>
                            </w:r>
                            <w:proofErr w:type="spellStart"/>
                            <w:r w:rsidRPr="00CB5572">
                              <w:rPr>
                                <w:rFonts w:ascii="Consolas" w:eastAsia="Times New Roman" w:hAnsi="Consolas" w:cs="Times New Roman"/>
                                <w:color w:val="DCDCAA"/>
                                <w:sz w:val="21"/>
                                <w:szCs w:val="21"/>
                              </w:rPr>
                              <w:t>barcode_error_fixing</w:t>
                            </w:r>
                            <w:proofErr w:type="spellEnd"/>
                            <w:r w:rsidRPr="00CB5572">
                              <w:rPr>
                                <w:rFonts w:ascii="Consolas" w:eastAsia="Times New Roman" w:hAnsi="Consolas" w:cs="Times New Roman"/>
                                <w:color w:val="CCCCCC"/>
                                <w:sz w:val="21"/>
                                <w:szCs w:val="21"/>
                              </w:rPr>
                              <w:t>(</w:t>
                            </w:r>
                            <w:proofErr w:type="spellStart"/>
                            <w:r w:rsidRPr="00CB5572">
                              <w:rPr>
                                <w:rFonts w:ascii="Consolas" w:eastAsia="Times New Roman" w:hAnsi="Consolas" w:cs="Times New Roman"/>
                                <w:color w:val="9CDCFE"/>
                                <w:sz w:val="21"/>
                                <w:szCs w:val="21"/>
                              </w:rPr>
                              <w:t>picture_</w:t>
                            </w:r>
                            <w:proofErr w:type="gramStart"/>
                            <w:r w:rsidRPr="00CB5572">
                              <w:rPr>
                                <w:rFonts w:ascii="Consolas" w:eastAsia="Times New Roman" w:hAnsi="Consolas" w:cs="Times New Roman"/>
                                <w:color w:val="9CDCFE"/>
                                <w:sz w:val="21"/>
                                <w:szCs w:val="21"/>
                              </w:rPr>
                              <w:t>path</w:t>
                            </w:r>
                            <w:r w:rsidRPr="00CB5572">
                              <w:rPr>
                                <w:rFonts w:ascii="Consolas" w:eastAsia="Times New Roman" w:hAnsi="Consolas" w:cs="Times New Roman"/>
                                <w:color w:val="CCCCCC"/>
                                <w:sz w:val="21"/>
                                <w:szCs w:val="21"/>
                              </w:rPr>
                              <w:t>,</w:t>
                            </w:r>
                            <w:r w:rsidRPr="00CB5572">
                              <w:rPr>
                                <w:rFonts w:ascii="Consolas" w:eastAsia="Times New Roman" w:hAnsi="Consolas" w:cs="Times New Roman"/>
                                <w:color w:val="9CDCFE"/>
                                <w:sz w:val="21"/>
                                <w:szCs w:val="21"/>
                              </w:rPr>
                              <w:t>error</w:t>
                            </w:r>
                            <w:proofErr w:type="gramEnd"/>
                            <w:r w:rsidRPr="00CB5572">
                              <w:rPr>
                                <w:rFonts w:ascii="Consolas" w:eastAsia="Times New Roman" w:hAnsi="Consolas" w:cs="Times New Roman"/>
                                <w:color w:val="9CDCFE"/>
                                <w:sz w:val="21"/>
                                <w:szCs w:val="21"/>
                              </w:rPr>
                              <w:t>_code</w:t>
                            </w:r>
                            <w:proofErr w:type="spellEnd"/>
                            <w:r w:rsidRPr="00CB5572">
                              <w:rPr>
                                <w:rFonts w:ascii="Consolas" w:eastAsia="Times New Roman" w:hAnsi="Consolas" w:cs="Times New Roman"/>
                                <w:color w:val="CCCCCC"/>
                                <w:sz w:val="21"/>
                                <w:szCs w:val="21"/>
                              </w:rPr>
                              <w:t>):</w:t>
                            </w:r>
                          </w:p>
                          <w:p w14:paraId="2AB63C7B" w14:textId="77777777" w:rsidR="00CB5572" w:rsidRPr="00CB5572" w:rsidRDefault="00CB5572" w:rsidP="00CB5572">
                            <w:pPr>
                              <w:shd w:val="clear" w:color="auto" w:fill="1F1F1F"/>
                              <w:spacing w:line="285" w:lineRule="atLeast"/>
                              <w:rPr>
                                <w:rFonts w:ascii="Consolas" w:eastAsia="Times New Roman" w:hAnsi="Consolas" w:cs="Times New Roman"/>
                                <w:color w:val="CCCCCC"/>
                                <w:sz w:val="21"/>
                                <w:szCs w:val="21"/>
                              </w:rPr>
                            </w:pP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C586C0"/>
                                <w:sz w:val="21"/>
                                <w:szCs w:val="21"/>
                              </w:rPr>
                              <w:t>if</w:t>
                            </w: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CE9178"/>
                                <w:sz w:val="21"/>
                                <w:szCs w:val="21"/>
                              </w:rPr>
                              <w:t>'('</w:t>
                            </w: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569CD6"/>
                                <w:sz w:val="21"/>
                                <w:szCs w:val="21"/>
                              </w:rPr>
                              <w:t>in</w:t>
                            </w:r>
                            <w:r w:rsidRPr="00CB5572">
                              <w:rPr>
                                <w:rFonts w:ascii="Consolas" w:eastAsia="Times New Roman" w:hAnsi="Consolas" w:cs="Times New Roman"/>
                                <w:color w:val="CCCCCC"/>
                                <w:sz w:val="21"/>
                                <w:szCs w:val="21"/>
                              </w:rPr>
                              <w:t xml:space="preserve"> </w:t>
                            </w:r>
                            <w:proofErr w:type="spellStart"/>
                            <w:proofErr w:type="gramStart"/>
                            <w:r w:rsidRPr="00CB5572">
                              <w:rPr>
                                <w:rFonts w:ascii="Consolas" w:eastAsia="Times New Roman" w:hAnsi="Consolas" w:cs="Times New Roman"/>
                                <w:color w:val="4EC9B0"/>
                                <w:sz w:val="21"/>
                                <w:szCs w:val="21"/>
                              </w:rPr>
                              <w:t>os</w:t>
                            </w:r>
                            <w:r w:rsidRPr="00CB5572">
                              <w:rPr>
                                <w:rFonts w:ascii="Consolas" w:eastAsia="Times New Roman" w:hAnsi="Consolas" w:cs="Times New Roman"/>
                                <w:color w:val="CCCCCC"/>
                                <w:sz w:val="21"/>
                                <w:szCs w:val="21"/>
                              </w:rPr>
                              <w:t>.</w:t>
                            </w:r>
                            <w:r w:rsidRPr="00CB5572">
                              <w:rPr>
                                <w:rFonts w:ascii="Consolas" w:eastAsia="Times New Roman" w:hAnsi="Consolas" w:cs="Times New Roman"/>
                                <w:color w:val="9CDCFE"/>
                                <w:sz w:val="21"/>
                                <w:szCs w:val="21"/>
                              </w:rPr>
                              <w:t>path</w:t>
                            </w:r>
                            <w:proofErr w:type="gramEnd"/>
                            <w:r w:rsidRPr="00CB5572">
                              <w:rPr>
                                <w:rFonts w:ascii="Consolas" w:eastAsia="Times New Roman" w:hAnsi="Consolas" w:cs="Times New Roman"/>
                                <w:color w:val="CCCCCC"/>
                                <w:sz w:val="21"/>
                                <w:szCs w:val="21"/>
                              </w:rPr>
                              <w:t>.</w:t>
                            </w:r>
                            <w:r w:rsidRPr="00CB5572">
                              <w:rPr>
                                <w:rFonts w:ascii="Consolas" w:eastAsia="Times New Roman" w:hAnsi="Consolas" w:cs="Times New Roman"/>
                                <w:color w:val="DCDCAA"/>
                                <w:sz w:val="21"/>
                                <w:szCs w:val="21"/>
                              </w:rPr>
                              <w:t>basename</w:t>
                            </w:r>
                            <w:proofErr w:type="spellEnd"/>
                            <w:r w:rsidRPr="00CB5572">
                              <w:rPr>
                                <w:rFonts w:ascii="Consolas" w:eastAsia="Times New Roman" w:hAnsi="Consolas" w:cs="Times New Roman"/>
                                <w:color w:val="CCCCCC"/>
                                <w:sz w:val="21"/>
                                <w:szCs w:val="21"/>
                              </w:rPr>
                              <w:t>(</w:t>
                            </w:r>
                            <w:proofErr w:type="spellStart"/>
                            <w:r w:rsidRPr="00CB5572">
                              <w:rPr>
                                <w:rFonts w:ascii="Consolas" w:eastAsia="Times New Roman" w:hAnsi="Consolas" w:cs="Times New Roman"/>
                                <w:color w:val="9CDCFE"/>
                                <w:sz w:val="21"/>
                                <w:szCs w:val="21"/>
                              </w:rPr>
                              <w:t>picture_path</w:t>
                            </w:r>
                            <w:proofErr w:type="spellEnd"/>
                            <w:r w:rsidRPr="00CB5572">
                              <w:rPr>
                                <w:rFonts w:ascii="Consolas" w:eastAsia="Times New Roman" w:hAnsi="Consolas" w:cs="Times New Roman"/>
                                <w:color w:val="CCCCCC"/>
                                <w:sz w:val="21"/>
                                <w:szCs w:val="21"/>
                              </w:rPr>
                              <w:t>):</w:t>
                            </w:r>
                          </w:p>
                          <w:p w14:paraId="2C3B05EA" w14:textId="77777777" w:rsidR="00CB5572" w:rsidRPr="00CB5572" w:rsidRDefault="00CB5572" w:rsidP="00CB5572">
                            <w:pPr>
                              <w:shd w:val="clear" w:color="auto" w:fill="1F1F1F"/>
                              <w:spacing w:line="285" w:lineRule="atLeast"/>
                              <w:rPr>
                                <w:rFonts w:ascii="Consolas" w:eastAsia="Times New Roman" w:hAnsi="Consolas" w:cs="Times New Roman"/>
                                <w:color w:val="CCCCCC"/>
                                <w:sz w:val="21"/>
                                <w:szCs w:val="21"/>
                              </w:rPr>
                            </w:pP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9CDCFE"/>
                                <w:sz w:val="21"/>
                                <w:szCs w:val="21"/>
                              </w:rPr>
                              <w:t>name</w:t>
                            </w: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D4D4D4"/>
                                <w:sz w:val="21"/>
                                <w:szCs w:val="21"/>
                              </w:rPr>
                              <w:t>=</w:t>
                            </w:r>
                            <w:r w:rsidRPr="00CB5572">
                              <w:rPr>
                                <w:rFonts w:ascii="Consolas" w:eastAsia="Times New Roman" w:hAnsi="Consolas" w:cs="Times New Roman"/>
                                <w:color w:val="CCCCCC"/>
                                <w:sz w:val="21"/>
                                <w:szCs w:val="21"/>
                              </w:rPr>
                              <w:t xml:space="preserve"> </w:t>
                            </w:r>
                            <w:proofErr w:type="spellStart"/>
                            <w:proofErr w:type="gramStart"/>
                            <w:r w:rsidRPr="00CB5572">
                              <w:rPr>
                                <w:rFonts w:ascii="Consolas" w:eastAsia="Times New Roman" w:hAnsi="Consolas" w:cs="Times New Roman"/>
                                <w:color w:val="4EC9B0"/>
                                <w:sz w:val="21"/>
                                <w:szCs w:val="21"/>
                              </w:rPr>
                              <w:t>os</w:t>
                            </w:r>
                            <w:r w:rsidRPr="00CB5572">
                              <w:rPr>
                                <w:rFonts w:ascii="Consolas" w:eastAsia="Times New Roman" w:hAnsi="Consolas" w:cs="Times New Roman"/>
                                <w:color w:val="CCCCCC"/>
                                <w:sz w:val="21"/>
                                <w:szCs w:val="21"/>
                              </w:rPr>
                              <w:t>.</w:t>
                            </w:r>
                            <w:r w:rsidRPr="00CB5572">
                              <w:rPr>
                                <w:rFonts w:ascii="Consolas" w:eastAsia="Times New Roman" w:hAnsi="Consolas" w:cs="Times New Roman"/>
                                <w:color w:val="9CDCFE"/>
                                <w:sz w:val="21"/>
                                <w:szCs w:val="21"/>
                              </w:rPr>
                              <w:t>path</w:t>
                            </w:r>
                            <w:proofErr w:type="gramEnd"/>
                            <w:r w:rsidRPr="00CB5572">
                              <w:rPr>
                                <w:rFonts w:ascii="Consolas" w:eastAsia="Times New Roman" w:hAnsi="Consolas" w:cs="Times New Roman"/>
                                <w:color w:val="CCCCCC"/>
                                <w:sz w:val="21"/>
                                <w:szCs w:val="21"/>
                              </w:rPr>
                              <w:t>.</w:t>
                            </w:r>
                            <w:r w:rsidRPr="00CB5572">
                              <w:rPr>
                                <w:rFonts w:ascii="Consolas" w:eastAsia="Times New Roman" w:hAnsi="Consolas" w:cs="Times New Roman"/>
                                <w:color w:val="DCDCAA"/>
                                <w:sz w:val="21"/>
                                <w:szCs w:val="21"/>
                              </w:rPr>
                              <w:t>basename</w:t>
                            </w:r>
                            <w:proofErr w:type="spellEnd"/>
                            <w:r w:rsidRPr="00CB5572">
                              <w:rPr>
                                <w:rFonts w:ascii="Consolas" w:eastAsia="Times New Roman" w:hAnsi="Consolas" w:cs="Times New Roman"/>
                                <w:color w:val="CCCCCC"/>
                                <w:sz w:val="21"/>
                                <w:szCs w:val="21"/>
                              </w:rPr>
                              <w:t>(</w:t>
                            </w:r>
                            <w:proofErr w:type="spellStart"/>
                            <w:r w:rsidRPr="00CB5572">
                              <w:rPr>
                                <w:rFonts w:ascii="Consolas" w:eastAsia="Times New Roman" w:hAnsi="Consolas" w:cs="Times New Roman"/>
                                <w:color w:val="9CDCFE"/>
                                <w:sz w:val="21"/>
                                <w:szCs w:val="21"/>
                              </w:rPr>
                              <w:t>picture_path</w:t>
                            </w:r>
                            <w:proofErr w:type="spellEnd"/>
                            <w:r w:rsidRPr="00CB5572">
                              <w:rPr>
                                <w:rFonts w:ascii="Consolas" w:eastAsia="Times New Roman" w:hAnsi="Consolas" w:cs="Times New Roman"/>
                                <w:color w:val="CCCCCC"/>
                                <w:sz w:val="21"/>
                                <w:szCs w:val="21"/>
                              </w:rPr>
                              <w:t>)</w:t>
                            </w:r>
                          </w:p>
                          <w:p w14:paraId="6F5EA391" w14:textId="77777777" w:rsidR="00CB5572" w:rsidRPr="00CB5572" w:rsidRDefault="00CB5572" w:rsidP="00CB5572">
                            <w:pPr>
                              <w:shd w:val="clear" w:color="auto" w:fill="1F1F1F"/>
                              <w:spacing w:line="285" w:lineRule="atLeast"/>
                              <w:rPr>
                                <w:rFonts w:ascii="Consolas" w:eastAsia="Times New Roman" w:hAnsi="Consolas" w:cs="Times New Roman"/>
                                <w:color w:val="CCCCCC"/>
                                <w:sz w:val="21"/>
                                <w:szCs w:val="21"/>
                              </w:rPr>
                            </w:pP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C586C0"/>
                                <w:sz w:val="21"/>
                                <w:szCs w:val="21"/>
                              </w:rPr>
                              <w:t>return</w:t>
                            </w: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9CDCFE"/>
                                <w:sz w:val="21"/>
                                <w:szCs w:val="21"/>
                              </w:rPr>
                              <w:t>name</w:t>
                            </w:r>
                            <w:r w:rsidRPr="00CB5572">
                              <w:rPr>
                                <w:rFonts w:ascii="Consolas" w:eastAsia="Times New Roman" w:hAnsi="Consolas" w:cs="Times New Roman"/>
                                <w:color w:val="CCCCCC"/>
                                <w:sz w:val="21"/>
                                <w:szCs w:val="21"/>
                              </w:rPr>
                              <w:t>[</w:t>
                            </w:r>
                            <w:proofErr w:type="spellStart"/>
                            <w:proofErr w:type="gramStart"/>
                            <w:r w:rsidRPr="00CB5572">
                              <w:rPr>
                                <w:rFonts w:ascii="Consolas" w:eastAsia="Times New Roman" w:hAnsi="Consolas" w:cs="Times New Roman"/>
                                <w:color w:val="9CDCFE"/>
                                <w:sz w:val="21"/>
                                <w:szCs w:val="21"/>
                              </w:rPr>
                              <w:t>name</w:t>
                            </w:r>
                            <w:r w:rsidRPr="00CB5572">
                              <w:rPr>
                                <w:rFonts w:ascii="Consolas" w:eastAsia="Times New Roman" w:hAnsi="Consolas" w:cs="Times New Roman"/>
                                <w:color w:val="CCCCCC"/>
                                <w:sz w:val="21"/>
                                <w:szCs w:val="21"/>
                              </w:rPr>
                              <w:t>.find</w:t>
                            </w:r>
                            <w:proofErr w:type="spellEnd"/>
                            <w:proofErr w:type="gramEnd"/>
                            <w:r w:rsidRPr="00CB5572">
                              <w:rPr>
                                <w:rFonts w:ascii="Consolas" w:eastAsia="Times New Roman" w:hAnsi="Consolas" w:cs="Times New Roman"/>
                                <w:color w:val="CCCCCC"/>
                                <w:sz w:val="21"/>
                                <w:szCs w:val="21"/>
                              </w:rPr>
                              <w:t>(</w:t>
                            </w:r>
                            <w:r w:rsidRPr="00CB5572">
                              <w:rPr>
                                <w:rFonts w:ascii="Consolas" w:eastAsia="Times New Roman" w:hAnsi="Consolas" w:cs="Times New Roman"/>
                                <w:color w:val="CE9178"/>
                                <w:sz w:val="21"/>
                                <w:szCs w:val="21"/>
                              </w:rPr>
                              <w:t>'('</w:t>
                            </w:r>
                            <w:r w:rsidRPr="00CB5572">
                              <w:rPr>
                                <w:rFonts w:ascii="Consolas" w:eastAsia="Times New Roman" w:hAnsi="Consolas" w:cs="Times New Roman"/>
                                <w:color w:val="CCCCCC"/>
                                <w:sz w:val="21"/>
                                <w:szCs w:val="21"/>
                              </w:rPr>
                              <w:t>)</w:t>
                            </w:r>
                            <w:r w:rsidRPr="00CB5572">
                              <w:rPr>
                                <w:rFonts w:ascii="Consolas" w:eastAsia="Times New Roman" w:hAnsi="Consolas" w:cs="Times New Roman"/>
                                <w:color w:val="D4D4D4"/>
                                <w:sz w:val="21"/>
                                <w:szCs w:val="21"/>
                              </w:rPr>
                              <w:t>+</w:t>
                            </w:r>
                            <w:r w:rsidRPr="00CB5572">
                              <w:rPr>
                                <w:rFonts w:ascii="Consolas" w:eastAsia="Times New Roman" w:hAnsi="Consolas" w:cs="Times New Roman"/>
                                <w:color w:val="B5CEA8"/>
                                <w:sz w:val="21"/>
                                <w:szCs w:val="21"/>
                              </w:rPr>
                              <w:t>1</w:t>
                            </w:r>
                            <w:r w:rsidRPr="00CB5572">
                              <w:rPr>
                                <w:rFonts w:ascii="Consolas" w:eastAsia="Times New Roman" w:hAnsi="Consolas" w:cs="Times New Roman"/>
                                <w:color w:val="CCCCCC"/>
                                <w:sz w:val="21"/>
                                <w:szCs w:val="21"/>
                              </w:rPr>
                              <w:t>:</w:t>
                            </w:r>
                            <w:r w:rsidRPr="00CB5572">
                              <w:rPr>
                                <w:rFonts w:ascii="Consolas" w:eastAsia="Times New Roman" w:hAnsi="Consolas" w:cs="Times New Roman"/>
                                <w:color w:val="9CDCFE"/>
                                <w:sz w:val="21"/>
                                <w:szCs w:val="21"/>
                              </w:rPr>
                              <w:t>name</w:t>
                            </w:r>
                            <w:r w:rsidRPr="00CB5572">
                              <w:rPr>
                                <w:rFonts w:ascii="Consolas" w:eastAsia="Times New Roman" w:hAnsi="Consolas" w:cs="Times New Roman"/>
                                <w:color w:val="CCCCCC"/>
                                <w:sz w:val="21"/>
                                <w:szCs w:val="21"/>
                              </w:rPr>
                              <w:t>.find(</w:t>
                            </w:r>
                            <w:r w:rsidRPr="00CB5572">
                              <w:rPr>
                                <w:rFonts w:ascii="Consolas" w:eastAsia="Times New Roman" w:hAnsi="Consolas" w:cs="Times New Roman"/>
                                <w:color w:val="CE9178"/>
                                <w:sz w:val="21"/>
                                <w:szCs w:val="21"/>
                              </w:rPr>
                              <w:t>')'</w:t>
                            </w:r>
                            <w:r w:rsidRPr="00CB5572">
                              <w:rPr>
                                <w:rFonts w:ascii="Consolas" w:eastAsia="Times New Roman" w:hAnsi="Consolas" w:cs="Times New Roman"/>
                                <w:color w:val="CCCCCC"/>
                                <w:sz w:val="21"/>
                                <w:szCs w:val="21"/>
                              </w:rPr>
                              <w:t>)]</w:t>
                            </w:r>
                          </w:p>
                          <w:p w14:paraId="1CB5EF68" w14:textId="77777777" w:rsidR="00CB5572" w:rsidRPr="00CB5572" w:rsidRDefault="00CB5572" w:rsidP="00CB5572">
                            <w:pPr>
                              <w:shd w:val="clear" w:color="auto" w:fill="1F1F1F"/>
                              <w:spacing w:line="285" w:lineRule="atLeast"/>
                              <w:rPr>
                                <w:rFonts w:ascii="Consolas" w:eastAsia="Times New Roman" w:hAnsi="Consolas" w:cs="Times New Roman"/>
                                <w:color w:val="CCCCCC"/>
                                <w:sz w:val="21"/>
                                <w:szCs w:val="21"/>
                              </w:rPr>
                            </w:pP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C586C0"/>
                                <w:sz w:val="21"/>
                                <w:szCs w:val="21"/>
                              </w:rPr>
                              <w:t>else</w:t>
                            </w:r>
                            <w:r w:rsidRPr="00CB5572">
                              <w:rPr>
                                <w:rFonts w:ascii="Consolas" w:eastAsia="Times New Roman" w:hAnsi="Consolas" w:cs="Times New Roman"/>
                                <w:color w:val="CCCCCC"/>
                                <w:sz w:val="21"/>
                                <w:szCs w:val="21"/>
                              </w:rPr>
                              <w:t>:</w:t>
                            </w:r>
                          </w:p>
                          <w:p w14:paraId="0AAE3AD5" w14:textId="77777777" w:rsidR="00CB5572" w:rsidRPr="00CB5572" w:rsidRDefault="00CB5572" w:rsidP="00CB5572">
                            <w:pPr>
                              <w:shd w:val="clear" w:color="auto" w:fill="1F1F1F"/>
                              <w:spacing w:line="285" w:lineRule="atLeast"/>
                              <w:rPr>
                                <w:rFonts w:ascii="Consolas" w:eastAsia="Times New Roman" w:hAnsi="Consolas" w:cs="Times New Roman"/>
                                <w:color w:val="CCCCCC"/>
                                <w:sz w:val="21"/>
                                <w:szCs w:val="21"/>
                              </w:rPr>
                            </w:pP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C586C0"/>
                                <w:sz w:val="21"/>
                                <w:szCs w:val="21"/>
                              </w:rPr>
                              <w:t>return</w:t>
                            </w:r>
                            <w:r w:rsidRPr="00CB5572">
                              <w:rPr>
                                <w:rFonts w:ascii="Consolas" w:eastAsia="Times New Roman" w:hAnsi="Consolas" w:cs="Times New Roman"/>
                                <w:color w:val="CCCCCC"/>
                                <w:sz w:val="21"/>
                                <w:szCs w:val="21"/>
                              </w:rPr>
                              <w:t xml:space="preserve"> </w:t>
                            </w:r>
                            <w:proofErr w:type="spellStart"/>
                            <w:r w:rsidRPr="00CB5572">
                              <w:rPr>
                                <w:rFonts w:ascii="Consolas" w:eastAsia="Times New Roman" w:hAnsi="Consolas" w:cs="Times New Roman"/>
                                <w:color w:val="9CDCFE"/>
                                <w:sz w:val="21"/>
                                <w:szCs w:val="21"/>
                              </w:rPr>
                              <w:t>error_code</w:t>
                            </w:r>
                            <w:proofErr w:type="spellEnd"/>
                          </w:p>
                          <w:p w14:paraId="5913ACE2" w14:textId="77777777" w:rsidR="00CB5572" w:rsidRPr="00CB5572" w:rsidRDefault="00CB5572" w:rsidP="00CB5572">
                            <w:pPr>
                              <w:shd w:val="clear" w:color="auto" w:fill="1F1F1F"/>
                              <w:spacing w:line="285" w:lineRule="atLeast"/>
                              <w:rPr>
                                <w:rFonts w:ascii="Consolas" w:eastAsia="Times New Roman" w:hAnsi="Consolas" w:cs="Times New Roman"/>
                                <w:color w:val="CCCCCC"/>
                                <w:sz w:val="21"/>
                                <w:szCs w:val="21"/>
                              </w:rPr>
                            </w:pPr>
                          </w:p>
                          <w:p w14:paraId="62DC3A15" w14:textId="77777777" w:rsidR="00CB5572" w:rsidRPr="00CB5572" w:rsidRDefault="00CB5572" w:rsidP="00CB5572">
                            <w:pPr>
                              <w:shd w:val="clear" w:color="auto" w:fill="1F1F1F"/>
                              <w:spacing w:line="285" w:lineRule="atLeast"/>
                              <w:rPr>
                                <w:rFonts w:ascii="Consolas" w:eastAsia="Times New Roman" w:hAnsi="Consolas" w:cs="Times New Roman"/>
                                <w:color w:val="CCCCCC"/>
                                <w:sz w:val="21"/>
                                <w:szCs w:val="21"/>
                              </w:rPr>
                            </w:pPr>
                            <w:r w:rsidRPr="00CB5572">
                              <w:rPr>
                                <w:rFonts w:ascii="Consolas" w:eastAsia="Times New Roman" w:hAnsi="Consolas" w:cs="Times New Roman"/>
                                <w:color w:val="569CD6"/>
                                <w:sz w:val="21"/>
                                <w:szCs w:val="21"/>
                              </w:rPr>
                              <w:t>def</w:t>
                            </w:r>
                            <w:r w:rsidRPr="00CB5572">
                              <w:rPr>
                                <w:rFonts w:ascii="Consolas" w:eastAsia="Times New Roman" w:hAnsi="Consolas" w:cs="Times New Roman"/>
                                <w:color w:val="CCCCCC"/>
                                <w:sz w:val="21"/>
                                <w:szCs w:val="21"/>
                              </w:rPr>
                              <w:t xml:space="preserve"> </w:t>
                            </w:r>
                            <w:proofErr w:type="spellStart"/>
                            <w:r w:rsidRPr="00CB5572">
                              <w:rPr>
                                <w:rFonts w:ascii="Consolas" w:eastAsia="Times New Roman" w:hAnsi="Consolas" w:cs="Times New Roman"/>
                                <w:color w:val="DCDCAA"/>
                                <w:sz w:val="21"/>
                                <w:szCs w:val="21"/>
                              </w:rPr>
                              <w:t>read_barcode</w:t>
                            </w:r>
                            <w:proofErr w:type="spellEnd"/>
                            <w:r w:rsidRPr="00CB5572">
                              <w:rPr>
                                <w:rFonts w:ascii="Consolas" w:eastAsia="Times New Roman" w:hAnsi="Consolas" w:cs="Times New Roman"/>
                                <w:color w:val="CCCCCC"/>
                                <w:sz w:val="21"/>
                                <w:szCs w:val="21"/>
                              </w:rPr>
                              <w:t>(</w:t>
                            </w:r>
                            <w:proofErr w:type="spellStart"/>
                            <w:r w:rsidRPr="00CB5572">
                              <w:rPr>
                                <w:rFonts w:ascii="Consolas" w:eastAsia="Times New Roman" w:hAnsi="Consolas" w:cs="Times New Roman"/>
                                <w:color w:val="9CDCFE"/>
                                <w:sz w:val="21"/>
                                <w:szCs w:val="21"/>
                              </w:rPr>
                              <w:t>picture_path</w:t>
                            </w:r>
                            <w:proofErr w:type="spellEnd"/>
                            <w:r w:rsidRPr="00CB5572">
                              <w:rPr>
                                <w:rFonts w:ascii="Consolas" w:eastAsia="Times New Roman" w:hAnsi="Consolas" w:cs="Times New Roman"/>
                                <w:color w:val="CCCCCC"/>
                                <w:sz w:val="21"/>
                                <w:szCs w:val="21"/>
                              </w:rPr>
                              <w:t>):</w:t>
                            </w:r>
                          </w:p>
                          <w:p w14:paraId="35AD2B9E" w14:textId="77777777" w:rsidR="00CB5572" w:rsidRPr="00CB5572" w:rsidRDefault="00CB5572" w:rsidP="00CB5572">
                            <w:pPr>
                              <w:shd w:val="clear" w:color="auto" w:fill="1F1F1F"/>
                              <w:spacing w:line="285" w:lineRule="atLeast"/>
                              <w:rPr>
                                <w:rFonts w:ascii="Consolas" w:eastAsia="Times New Roman" w:hAnsi="Consolas" w:cs="Times New Roman"/>
                                <w:color w:val="CCCCCC"/>
                                <w:sz w:val="21"/>
                                <w:szCs w:val="21"/>
                              </w:rPr>
                            </w:pPr>
                            <w:r w:rsidRPr="00CB5572">
                              <w:rPr>
                                <w:rFonts w:ascii="Consolas" w:eastAsia="Times New Roman" w:hAnsi="Consolas" w:cs="Times New Roman"/>
                                <w:color w:val="CCCCCC"/>
                                <w:sz w:val="21"/>
                                <w:szCs w:val="21"/>
                              </w:rPr>
                              <w:t xml:space="preserve">    </w:t>
                            </w:r>
                            <w:proofErr w:type="spellStart"/>
                            <w:r w:rsidRPr="00CB5572">
                              <w:rPr>
                                <w:rFonts w:ascii="Consolas" w:eastAsia="Times New Roman" w:hAnsi="Consolas" w:cs="Times New Roman"/>
                                <w:color w:val="9CDCFE"/>
                                <w:sz w:val="21"/>
                                <w:szCs w:val="21"/>
                              </w:rPr>
                              <w:t>im</w:t>
                            </w:r>
                            <w:proofErr w:type="spellEnd"/>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D4D4D4"/>
                                <w:sz w:val="21"/>
                                <w:szCs w:val="21"/>
                              </w:rPr>
                              <w:t>=</w:t>
                            </w: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4EC9B0"/>
                                <w:sz w:val="21"/>
                                <w:szCs w:val="21"/>
                              </w:rPr>
                              <w:t>cv2</w:t>
                            </w:r>
                            <w:r w:rsidRPr="00CB5572">
                              <w:rPr>
                                <w:rFonts w:ascii="Consolas" w:eastAsia="Times New Roman" w:hAnsi="Consolas" w:cs="Times New Roman"/>
                                <w:color w:val="CCCCCC"/>
                                <w:sz w:val="21"/>
                                <w:szCs w:val="21"/>
                              </w:rPr>
                              <w:t>.imread(</w:t>
                            </w:r>
                            <w:proofErr w:type="spellStart"/>
                            <w:r w:rsidRPr="00CB5572">
                              <w:rPr>
                                <w:rFonts w:ascii="Consolas" w:eastAsia="Times New Roman" w:hAnsi="Consolas" w:cs="Times New Roman"/>
                                <w:color w:val="9CDCFE"/>
                                <w:sz w:val="21"/>
                                <w:szCs w:val="21"/>
                              </w:rPr>
                              <w:t>picture_path</w:t>
                            </w:r>
                            <w:proofErr w:type="spellEnd"/>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4EC9B0"/>
                                <w:sz w:val="21"/>
                                <w:szCs w:val="21"/>
                              </w:rPr>
                              <w:t>cv2</w:t>
                            </w:r>
                            <w:r w:rsidRPr="00CB5572">
                              <w:rPr>
                                <w:rFonts w:ascii="Consolas" w:eastAsia="Times New Roman" w:hAnsi="Consolas" w:cs="Times New Roman"/>
                                <w:color w:val="CCCCCC"/>
                                <w:sz w:val="21"/>
                                <w:szCs w:val="21"/>
                              </w:rPr>
                              <w:t>.IMREAD_GRAYSCALE)</w:t>
                            </w:r>
                          </w:p>
                          <w:p w14:paraId="4F6F2D21" w14:textId="77777777" w:rsidR="00CB5572" w:rsidRPr="00CB5572" w:rsidRDefault="00CB5572" w:rsidP="00CB5572">
                            <w:pPr>
                              <w:shd w:val="clear" w:color="auto" w:fill="1F1F1F"/>
                              <w:spacing w:line="285" w:lineRule="atLeast"/>
                              <w:rPr>
                                <w:rFonts w:ascii="Consolas" w:eastAsia="Times New Roman" w:hAnsi="Consolas" w:cs="Times New Roman"/>
                                <w:color w:val="CCCCCC"/>
                                <w:sz w:val="21"/>
                                <w:szCs w:val="21"/>
                              </w:rPr>
                            </w:pP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9CDCFE"/>
                                <w:sz w:val="21"/>
                                <w:szCs w:val="21"/>
                              </w:rPr>
                              <w:t>blur</w:t>
                            </w: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D4D4D4"/>
                                <w:sz w:val="21"/>
                                <w:szCs w:val="21"/>
                              </w:rPr>
                              <w:t>=</w:t>
                            </w: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4EC9B0"/>
                                <w:sz w:val="21"/>
                                <w:szCs w:val="21"/>
                              </w:rPr>
                              <w:t>cv2</w:t>
                            </w:r>
                            <w:r w:rsidRPr="00CB5572">
                              <w:rPr>
                                <w:rFonts w:ascii="Consolas" w:eastAsia="Times New Roman" w:hAnsi="Consolas" w:cs="Times New Roman"/>
                                <w:color w:val="CCCCCC"/>
                                <w:sz w:val="21"/>
                                <w:szCs w:val="21"/>
                              </w:rPr>
                              <w:t>.GaussianBlur(</w:t>
                            </w:r>
                            <w:proofErr w:type="spellStart"/>
                            <w:r w:rsidRPr="00CB5572">
                              <w:rPr>
                                <w:rFonts w:ascii="Consolas" w:eastAsia="Times New Roman" w:hAnsi="Consolas" w:cs="Times New Roman"/>
                                <w:color w:val="9CDCFE"/>
                                <w:sz w:val="21"/>
                                <w:szCs w:val="21"/>
                              </w:rPr>
                              <w:t>im</w:t>
                            </w:r>
                            <w:proofErr w:type="spellEnd"/>
                            <w:r w:rsidRPr="00CB5572">
                              <w:rPr>
                                <w:rFonts w:ascii="Consolas" w:eastAsia="Times New Roman" w:hAnsi="Consolas" w:cs="Times New Roman"/>
                                <w:color w:val="CCCCCC"/>
                                <w:sz w:val="21"/>
                                <w:szCs w:val="21"/>
                              </w:rPr>
                              <w:t>, (</w:t>
                            </w:r>
                            <w:r w:rsidRPr="00CB5572">
                              <w:rPr>
                                <w:rFonts w:ascii="Consolas" w:eastAsia="Times New Roman" w:hAnsi="Consolas" w:cs="Times New Roman"/>
                                <w:color w:val="B5CEA8"/>
                                <w:sz w:val="21"/>
                                <w:szCs w:val="21"/>
                              </w:rPr>
                              <w:t>5</w:t>
                            </w: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B5CEA8"/>
                                <w:sz w:val="21"/>
                                <w:szCs w:val="21"/>
                              </w:rPr>
                              <w:t>5</w:t>
                            </w: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B5CEA8"/>
                                <w:sz w:val="21"/>
                                <w:szCs w:val="21"/>
                              </w:rPr>
                              <w:t>0</w:t>
                            </w:r>
                            <w:r w:rsidRPr="00CB5572">
                              <w:rPr>
                                <w:rFonts w:ascii="Consolas" w:eastAsia="Times New Roman" w:hAnsi="Consolas" w:cs="Times New Roman"/>
                                <w:color w:val="CCCCCC"/>
                                <w:sz w:val="21"/>
                                <w:szCs w:val="21"/>
                              </w:rPr>
                              <w:t>)</w:t>
                            </w:r>
                          </w:p>
                          <w:p w14:paraId="772337EE" w14:textId="77777777" w:rsidR="00CB5572" w:rsidRPr="00CB5572" w:rsidRDefault="00CB5572" w:rsidP="00CB5572">
                            <w:pPr>
                              <w:shd w:val="clear" w:color="auto" w:fill="1F1F1F"/>
                              <w:spacing w:line="285" w:lineRule="atLeast"/>
                              <w:rPr>
                                <w:rFonts w:ascii="Consolas" w:eastAsia="Times New Roman" w:hAnsi="Consolas" w:cs="Times New Roman"/>
                                <w:color w:val="CCCCCC"/>
                                <w:sz w:val="21"/>
                                <w:szCs w:val="21"/>
                              </w:rPr>
                            </w:pP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9CDCFE"/>
                                <w:sz w:val="21"/>
                                <w:szCs w:val="21"/>
                              </w:rPr>
                              <w:t>ret</w:t>
                            </w:r>
                            <w:r w:rsidRPr="00CB5572">
                              <w:rPr>
                                <w:rFonts w:ascii="Consolas" w:eastAsia="Times New Roman" w:hAnsi="Consolas" w:cs="Times New Roman"/>
                                <w:color w:val="CCCCCC"/>
                                <w:sz w:val="21"/>
                                <w:szCs w:val="21"/>
                              </w:rPr>
                              <w:t xml:space="preserve">, </w:t>
                            </w:r>
                            <w:proofErr w:type="spellStart"/>
                            <w:r w:rsidRPr="00CB5572">
                              <w:rPr>
                                <w:rFonts w:ascii="Consolas" w:eastAsia="Times New Roman" w:hAnsi="Consolas" w:cs="Times New Roman"/>
                                <w:color w:val="9CDCFE"/>
                                <w:sz w:val="21"/>
                                <w:szCs w:val="21"/>
                              </w:rPr>
                              <w:t>bw_im</w:t>
                            </w:r>
                            <w:proofErr w:type="spellEnd"/>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D4D4D4"/>
                                <w:sz w:val="21"/>
                                <w:szCs w:val="21"/>
                              </w:rPr>
                              <w:t>=</w:t>
                            </w: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4EC9B0"/>
                                <w:sz w:val="21"/>
                                <w:szCs w:val="21"/>
                              </w:rPr>
                              <w:t>cv2</w:t>
                            </w:r>
                            <w:r w:rsidRPr="00CB5572">
                              <w:rPr>
                                <w:rFonts w:ascii="Consolas" w:eastAsia="Times New Roman" w:hAnsi="Consolas" w:cs="Times New Roman"/>
                                <w:color w:val="CCCCCC"/>
                                <w:sz w:val="21"/>
                                <w:szCs w:val="21"/>
                              </w:rPr>
                              <w:t>.threshold(</w:t>
                            </w:r>
                            <w:r w:rsidRPr="00CB5572">
                              <w:rPr>
                                <w:rFonts w:ascii="Consolas" w:eastAsia="Times New Roman" w:hAnsi="Consolas" w:cs="Times New Roman"/>
                                <w:color w:val="9CDCFE"/>
                                <w:sz w:val="21"/>
                                <w:szCs w:val="21"/>
                              </w:rPr>
                              <w:t>blur</w:t>
                            </w: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B5CEA8"/>
                                <w:sz w:val="21"/>
                                <w:szCs w:val="21"/>
                              </w:rPr>
                              <w:t>120</w:t>
                            </w:r>
                            <w:r w:rsidRPr="00CB5572">
                              <w:rPr>
                                <w:rFonts w:ascii="Consolas" w:eastAsia="Times New Roman" w:hAnsi="Consolas" w:cs="Times New Roman"/>
                                <w:color w:val="CCCCCC"/>
                                <w:sz w:val="21"/>
                                <w:szCs w:val="21"/>
                              </w:rPr>
                              <w:t xml:space="preserve">, </w:t>
                            </w:r>
                            <w:proofErr w:type="gramStart"/>
                            <w:r w:rsidRPr="00CB5572">
                              <w:rPr>
                                <w:rFonts w:ascii="Consolas" w:eastAsia="Times New Roman" w:hAnsi="Consolas" w:cs="Times New Roman"/>
                                <w:color w:val="B5CEA8"/>
                                <w:sz w:val="21"/>
                                <w:szCs w:val="21"/>
                              </w:rPr>
                              <w:t>255</w:t>
                            </w:r>
                            <w:r w:rsidRPr="00CB5572">
                              <w:rPr>
                                <w:rFonts w:ascii="Consolas" w:eastAsia="Times New Roman" w:hAnsi="Consolas" w:cs="Times New Roman"/>
                                <w:color w:val="CCCCCC"/>
                                <w:sz w:val="21"/>
                                <w:szCs w:val="21"/>
                              </w:rPr>
                              <w:t>,\</w:t>
                            </w:r>
                            <w:proofErr w:type="gramEnd"/>
                          </w:p>
                          <w:p w14:paraId="1D25A9B6" w14:textId="77777777" w:rsidR="00CB5572" w:rsidRPr="00CB5572" w:rsidRDefault="00CB5572" w:rsidP="00CB5572">
                            <w:pPr>
                              <w:shd w:val="clear" w:color="auto" w:fill="1F1F1F"/>
                              <w:spacing w:line="285" w:lineRule="atLeast"/>
                              <w:rPr>
                                <w:rFonts w:ascii="Consolas" w:eastAsia="Times New Roman" w:hAnsi="Consolas" w:cs="Times New Roman"/>
                                <w:color w:val="CCCCCC"/>
                                <w:sz w:val="21"/>
                                <w:szCs w:val="21"/>
                              </w:rPr>
                            </w:pP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4EC9B0"/>
                                <w:sz w:val="21"/>
                                <w:szCs w:val="21"/>
                              </w:rPr>
                              <w:t>cv2</w:t>
                            </w:r>
                            <w:r w:rsidRPr="00CB5572">
                              <w:rPr>
                                <w:rFonts w:ascii="Consolas" w:eastAsia="Times New Roman" w:hAnsi="Consolas" w:cs="Times New Roman"/>
                                <w:color w:val="CCCCCC"/>
                                <w:sz w:val="21"/>
                                <w:szCs w:val="21"/>
                              </w:rPr>
                              <w:t>.THRESH_BINARY</w:t>
                            </w:r>
                            <w:r w:rsidRPr="00CB5572">
                              <w:rPr>
                                <w:rFonts w:ascii="Consolas" w:eastAsia="Times New Roman" w:hAnsi="Consolas" w:cs="Times New Roman"/>
                                <w:color w:val="D4D4D4"/>
                                <w:sz w:val="21"/>
                                <w:szCs w:val="21"/>
                              </w:rPr>
                              <w:t>+</w:t>
                            </w:r>
                            <w:r w:rsidRPr="00CB5572">
                              <w:rPr>
                                <w:rFonts w:ascii="Consolas" w:eastAsia="Times New Roman" w:hAnsi="Consolas" w:cs="Times New Roman"/>
                                <w:color w:val="4EC9B0"/>
                                <w:sz w:val="21"/>
                                <w:szCs w:val="21"/>
                              </w:rPr>
                              <w:t>cv2</w:t>
                            </w:r>
                            <w:r w:rsidRPr="00CB5572">
                              <w:rPr>
                                <w:rFonts w:ascii="Consolas" w:eastAsia="Times New Roman" w:hAnsi="Consolas" w:cs="Times New Roman"/>
                                <w:color w:val="CCCCCC"/>
                                <w:sz w:val="21"/>
                                <w:szCs w:val="21"/>
                              </w:rPr>
                              <w:t>.THRESH_OTSU)</w:t>
                            </w:r>
                          </w:p>
                          <w:p w14:paraId="48EC7585" w14:textId="77777777" w:rsidR="00CB5572" w:rsidRPr="00CB5572" w:rsidRDefault="00CB5572" w:rsidP="00CB5572">
                            <w:pPr>
                              <w:shd w:val="clear" w:color="auto" w:fill="1F1F1F"/>
                              <w:spacing w:line="285" w:lineRule="atLeast"/>
                              <w:rPr>
                                <w:rFonts w:ascii="Consolas" w:eastAsia="Times New Roman" w:hAnsi="Consolas" w:cs="Times New Roman"/>
                                <w:color w:val="CCCCCC"/>
                                <w:sz w:val="21"/>
                                <w:szCs w:val="21"/>
                              </w:rPr>
                            </w:pPr>
                            <w:r w:rsidRPr="00CB5572">
                              <w:rPr>
                                <w:rFonts w:ascii="Consolas" w:eastAsia="Times New Roman" w:hAnsi="Consolas" w:cs="Times New Roman"/>
                                <w:color w:val="CCCCCC"/>
                                <w:sz w:val="21"/>
                                <w:szCs w:val="21"/>
                              </w:rPr>
                              <w:t xml:space="preserve">    </w:t>
                            </w:r>
                            <w:proofErr w:type="spellStart"/>
                            <w:r w:rsidRPr="00CB5572">
                              <w:rPr>
                                <w:rFonts w:ascii="Consolas" w:eastAsia="Times New Roman" w:hAnsi="Consolas" w:cs="Times New Roman"/>
                                <w:color w:val="9CDCFE"/>
                                <w:sz w:val="21"/>
                                <w:szCs w:val="21"/>
                              </w:rPr>
                              <w:t>barcode_info</w:t>
                            </w:r>
                            <w:proofErr w:type="spellEnd"/>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D4D4D4"/>
                                <w:sz w:val="21"/>
                                <w:szCs w:val="21"/>
                              </w:rPr>
                              <w:t>=</w:t>
                            </w: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DCDCAA"/>
                                <w:sz w:val="21"/>
                                <w:szCs w:val="21"/>
                              </w:rPr>
                              <w:t>decode</w:t>
                            </w:r>
                            <w:r w:rsidRPr="00CB5572">
                              <w:rPr>
                                <w:rFonts w:ascii="Consolas" w:eastAsia="Times New Roman" w:hAnsi="Consolas" w:cs="Times New Roman"/>
                                <w:color w:val="CCCCCC"/>
                                <w:sz w:val="21"/>
                                <w:szCs w:val="21"/>
                              </w:rPr>
                              <w:t>(</w:t>
                            </w:r>
                            <w:proofErr w:type="spellStart"/>
                            <w:r w:rsidRPr="00CB5572">
                              <w:rPr>
                                <w:rFonts w:ascii="Consolas" w:eastAsia="Times New Roman" w:hAnsi="Consolas" w:cs="Times New Roman"/>
                                <w:color w:val="9CDCFE"/>
                                <w:sz w:val="21"/>
                                <w:szCs w:val="21"/>
                              </w:rPr>
                              <w:t>bw_</w:t>
                            </w:r>
                            <w:proofErr w:type="gramStart"/>
                            <w:r w:rsidRPr="00CB5572">
                              <w:rPr>
                                <w:rFonts w:ascii="Consolas" w:eastAsia="Times New Roman" w:hAnsi="Consolas" w:cs="Times New Roman"/>
                                <w:color w:val="9CDCFE"/>
                                <w:sz w:val="21"/>
                                <w:szCs w:val="21"/>
                              </w:rPr>
                              <w:t>im</w:t>
                            </w:r>
                            <w:proofErr w:type="spellEnd"/>
                            <w:r w:rsidRPr="00CB5572">
                              <w:rPr>
                                <w:rFonts w:ascii="Consolas" w:eastAsia="Times New Roman" w:hAnsi="Consolas" w:cs="Times New Roman"/>
                                <w:color w:val="CCCCCC"/>
                                <w:sz w:val="21"/>
                                <w:szCs w:val="21"/>
                              </w:rPr>
                              <w:t>)</w:t>
                            </w:r>
                            <w:r w:rsidRPr="00CB5572">
                              <w:rPr>
                                <w:rFonts w:ascii="Consolas" w:eastAsia="Times New Roman" w:hAnsi="Consolas" w:cs="Times New Roman"/>
                                <w:color w:val="6A9955"/>
                                <w:sz w:val="21"/>
                                <w:szCs w:val="21"/>
                              </w:rPr>
                              <w:t>#</w:t>
                            </w:r>
                            <w:proofErr w:type="gramEnd"/>
                            <w:r w:rsidRPr="00CB5572">
                              <w:rPr>
                                <w:rFonts w:ascii="Consolas" w:eastAsia="Times New Roman" w:hAnsi="Consolas" w:cs="Times New Roman"/>
                                <w:color w:val="6A9955"/>
                                <w:sz w:val="21"/>
                                <w:szCs w:val="21"/>
                              </w:rPr>
                              <w:t>, symbols=[ZBarSymbol.CODE128])</w:t>
                            </w:r>
                          </w:p>
                          <w:p w14:paraId="32655751" w14:textId="77777777" w:rsidR="00CB5572" w:rsidRPr="00CB5572" w:rsidRDefault="00CB5572" w:rsidP="00CB5572">
                            <w:pPr>
                              <w:shd w:val="clear" w:color="auto" w:fill="1F1F1F"/>
                              <w:spacing w:line="285" w:lineRule="atLeast"/>
                              <w:rPr>
                                <w:rFonts w:ascii="Consolas" w:eastAsia="Times New Roman" w:hAnsi="Consolas" w:cs="Times New Roman"/>
                                <w:color w:val="CCCCCC"/>
                                <w:sz w:val="21"/>
                                <w:szCs w:val="21"/>
                              </w:rPr>
                            </w:pP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C586C0"/>
                                <w:sz w:val="21"/>
                                <w:szCs w:val="21"/>
                              </w:rPr>
                              <w:t>if</w:t>
                            </w:r>
                            <w:r w:rsidRPr="00CB5572">
                              <w:rPr>
                                <w:rFonts w:ascii="Consolas" w:eastAsia="Times New Roman" w:hAnsi="Consolas" w:cs="Times New Roman"/>
                                <w:color w:val="CCCCCC"/>
                                <w:sz w:val="21"/>
                                <w:szCs w:val="21"/>
                              </w:rPr>
                              <w:t xml:space="preserve"> </w:t>
                            </w:r>
                            <w:proofErr w:type="spellStart"/>
                            <w:r w:rsidRPr="00CB5572">
                              <w:rPr>
                                <w:rFonts w:ascii="Consolas" w:eastAsia="Times New Roman" w:hAnsi="Consolas" w:cs="Times New Roman"/>
                                <w:color w:val="9CDCFE"/>
                                <w:sz w:val="21"/>
                                <w:szCs w:val="21"/>
                              </w:rPr>
                              <w:t>barcode_info</w:t>
                            </w:r>
                            <w:proofErr w:type="spellEnd"/>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D4D4D4"/>
                                <w:sz w:val="21"/>
                                <w:szCs w:val="21"/>
                              </w:rPr>
                              <w:t>==</w:t>
                            </w:r>
                            <w:r w:rsidRPr="00CB5572">
                              <w:rPr>
                                <w:rFonts w:ascii="Consolas" w:eastAsia="Times New Roman" w:hAnsi="Consolas" w:cs="Times New Roman"/>
                                <w:color w:val="CCCCCC"/>
                                <w:sz w:val="21"/>
                                <w:szCs w:val="21"/>
                              </w:rPr>
                              <w:t xml:space="preserve"> []:</w:t>
                            </w:r>
                          </w:p>
                          <w:p w14:paraId="74D39CC2" w14:textId="77777777" w:rsidR="00CB5572" w:rsidRPr="00CB5572" w:rsidRDefault="00CB5572" w:rsidP="00CB5572">
                            <w:pPr>
                              <w:shd w:val="clear" w:color="auto" w:fill="1F1F1F"/>
                              <w:spacing w:line="285" w:lineRule="atLeast"/>
                              <w:rPr>
                                <w:rFonts w:ascii="Consolas" w:eastAsia="Times New Roman" w:hAnsi="Consolas" w:cs="Times New Roman"/>
                                <w:color w:val="CCCCCC"/>
                                <w:sz w:val="21"/>
                                <w:szCs w:val="21"/>
                              </w:rPr>
                            </w:pP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C586C0"/>
                                <w:sz w:val="21"/>
                                <w:szCs w:val="21"/>
                              </w:rPr>
                              <w:t>return</w:t>
                            </w:r>
                            <w:r w:rsidRPr="00CB5572">
                              <w:rPr>
                                <w:rFonts w:ascii="Consolas" w:eastAsia="Times New Roman" w:hAnsi="Consolas" w:cs="Times New Roman"/>
                                <w:color w:val="CCCCCC"/>
                                <w:sz w:val="21"/>
                                <w:szCs w:val="21"/>
                              </w:rPr>
                              <w:t xml:space="preserve"> </w:t>
                            </w:r>
                            <w:proofErr w:type="spellStart"/>
                            <w:r w:rsidRPr="00CB5572">
                              <w:rPr>
                                <w:rFonts w:ascii="Consolas" w:eastAsia="Times New Roman" w:hAnsi="Consolas" w:cs="Times New Roman"/>
                                <w:color w:val="DCDCAA"/>
                                <w:sz w:val="21"/>
                                <w:szCs w:val="21"/>
                              </w:rPr>
                              <w:t>barcode_error_</w:t>
                            </w:r>
                            <w:proofErr w:type="gramStart"/>
                            <w:r w:rsidRPr="00CB5572">
                              <w:rPr>
                                <w:rFonts w:ascii="Consolas" w:eastAsia="Times New Roman" w:hAnsi="Consolas" w:cs="Times New Roman"/>
                                <w:color w:val="DCDCAA"/>
                                <w:sz w:val="21"/>
                                <w:szCs w:val="21"/>
                              </w:rPr>
                              <w:t>fixing</w:t>
                            </w:r>
                            <w:proofErr w:type="spellEnd"/>
                            <w:r w:rsidRPr="00CB5572">
                              <w:rPr>
                                <w:rFonts w:ascii="Consolas" w:eastAsia="Times New Roman" w:hAnsi="Consolas" w:cs="Times New Roman"/>
                                <w:color w:val="CCCCCC"/>
                                <w:sz w:val="21"/>
                                <w:szCs w:val="21"/>
                              </w:rPr>
                              <w:t>(</w:t>
                            </w:r>
                            <w:proofErr w:type="spellStart"/>
                            <w:proofErr w:type="gramEnd"/>
                            <w:r w:rsidRPr="00CB5572">
                              <w:rPr>
                                <w:rFonts w:ascii="Consolas" w:eastAsia="Times New Roman" w:hAnsi="Consolas" w:cs="Times New Roman"/>
                                <w:color w:val="9CDCFE"/>
                                <w:sz w:val="21"/>
                                <w:szCs w:val="21"/>
                              </w:rPr>
                              <w:t>picture_path</w:t>
                            </w:r>
                            <w:r w:rsidRPr="00CB5572">
                              <w:rPr>
                                <w:rFonts w:ascii="Consolas" w:eastAsia="Times New Roman" w:hAnsi="Consolas" w:cs="Times New Roman"/>
                                <w:color w:val="CCCCCC"/>
                                <w:sz w:val="21"/>
                                <w:szCs w:val="21"/>
                              </w:rPr>
                              <w:t>,</w:t>
                            </w:r>
                            <w:r w:rsidRPr="00CB5572">
                              <w:rPr>
                                <w:rFonts w:ascii="Consolas" w:eastAsia="Times New Roman" w:hAnsi="Consolas" w:cs="Times New Roman"/>
                                <w:color w:val="CE9178"/>
                                <w:sz w:val="21"/>
                                <w:szCs w:val="21"/>
                              </w:rPr>
                              <w:t>"error</w:t>
                            </w:r>
                            <w:proofErr w:type="spellEnd"/>
                            <w:r w:rsidRPr="00CB5572">
                              <w:rPr>
                                <w:rFonts w:ascii="Consolas" w:eastAsia="Times New Roman" w:hAnsi="Consolas" w:cs="Times New Roman"/>
                                <w:color w:val="CE9178"/>
                                <w:sz w:val="21"/>
                                <w:szCs w:val="21"/>
                              </w:rPr>
                              <w:t>: no barcode found"</w:t>
                            </w:r>
                            <w:r w:rsidRPr="00CB5572">
                              <w:rPr>
                                <w:rFonts w:ascii="Consolas" w:eastAsia="Times New Roman" w:hAnsi="Consolas" w:cs="Times New Roman"/>
                                <w:color w:val="CCCCCC"/>
                                <w:sz w:val="21"/>
                                <w:szCs w:val="21"/>
                              </w:rPr>
                              <w:t>)</w:t>
                            </w:r>
                          </w:p>
                          <w:p w14:paraId="7531B29D" w14:textId="77777777" w:rsidR="00CB5572" w:rsidRPr="00CB5572" w:rsidRDefault="00CB5572" w:rsidP="00CB5572">
                            <w:pPr>
                              <w:shd w:val="clear" w:color="auto" w:fill="1F1F1F"/>
                              <w:spacing w:line="285" w:lineRule="atLeast"/>
                              <w:rPr>
                                <w:rFonts w:ascii="Consolas" w:eastAsia="Times New Roman" w:hAnsi="Consolas" w:cs="Times New Roman"/>
                                <w:color w:val="CCCCCC"/>
                                <w:sz w:val="21"/>
                                <w:szCs w:val="21"/>
                              </w:rPr>
                            </w:pPr>
                            <w:r w:rsidRPr="00CB5572">
                              <w:rPr>
                                <w:rFonts w:ascii="Consolas" w:eastAsia="Times New Roman" w:hAnsi="Consolas" w:cs="Times New Roman"/>
                                <w:color w:val="CCCCCC"/>
                                <w:sz w:val="21"/>
                                <w:szCs w:val="21"/>
                              </w:rPr>
                              <w:t xml:space="preserve">    </w:t>
                            </w:r>
                            <w:proofErr w:type="spellStart"/>
                            <w:r w:rsidRPr="00CB5572">
                              <w:rPr>
                                <w:rFonts w:ascii="Consolas" w:eastAsia="Times New Roman" w:hAnsi="Consolas" w:cs="Times New Roman"/>
                                <w:color w:val="C586C0"/>
                                <w:sz w:val="21"/>
                                <w:szCs w:val="21"/>
                              </w:rPr>
                              <w:t>elif</w:t>
                            </w:r>
                            <w:proofErr w:type="spellEnd"/>
                            <w:r w:rsidRPr="00CB5572">
                              <w:rPr>
                                <w:rFonts w:ascii="Consolas" w:eastAsia="Times New Roman" w:hAnsi="Consolas" w:cs="Times New Roman"/>
                                <w:color w:val="CCCCCC"/>
                                <w:sz w:val="21"/>
                                <w:szCs w:val="21"/>
                              </w:rPr>
                              <w:t xml:space="preserve"> </w:t>
                            </w:r>
                            <w:proofErr w:type="spellStart"/>
                            <w:r w:rsidRPr="00CB5572">
                              <w:rPr>
                                <w:rFonts w:ascii="Consolas" w:eastAsia="Times New Roman" w:hAnsi="Consolas" w:cs="Times New Roman"/>
                                <w:color w:val="DCDCAA"/>
                                <w:sz w:val="21"/>
                                <w:szCs w:val="21"/>
                              </w:rPr>
                              <w:t>len</w:t>
                            </w:r>
                            <w:proofErr w:type="spellEnd"/>
                            <w:r w:rsidRPr="00CB5572">
                              <w:rPr>
                                <w:rFonts w:ascii="Consolas" w:eastAsia="Times New Roman" w:hAnsi="Consolas" w:cs="Times New Roman"/>
                                <w:color w:val="CCCCCC"/>
                                <w:sz w:val="21"/>
                                <w:szCs w:val="21"/>
                              </w:rPr>
                              <w:t>(</w:t>
                            </w:r>
                            <w:proofErr w:type="spellStart"/>
                            <w:r w:rsidRPr="00CB5572">
                              <w:rPr>
                                <w:rFonts w:ascii="Consolas" w:eastAsia="Times New Roman" w:hAnsi="Consolas" w:cs="Times New Roman"/>
                                <w:color w:val="9CDCFE"/>
                                <w:sz w:val="21"/>
                                <w:szCs w:val="21"/>
                              </w:rPr>
                              <w:t>barcode_info</w:t>
                            </w:r>
                            <w:proofErr w:type="spellEnd"/>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D4D4D4"/>
                                <w:sz w:val="21"/>
                                <w:szCs w:val="21"/>
                              </w:rPr>
                              <w:t>&gt;</w:t>
                            </w: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B5CEA8"/>
                                <w:sz w:val="21"/>
                                <w:szCs w:val="21"/>
                              </w:rPr>
                              <w:t>1</w:t>
                            </w:r>
                            <w:r w:rsidRPr="00CB5572">
                              <w:rPr>
                                <w:rFonts w:ascii="Consolas" w:eastAsia="Times New Roman" w:hAnsi="Consolas" w:cs="Times New Roman"/>
                                <w:color w:val="CCCCCC"/>
                                <w:sz w:val="21"/>
                                <w:szCs w:val="21"/>
                              </w:rPr>
                              <w:t>:</w:t>
                            </w:r>
                          </w:p>
                          <w:p w14:paraId="0E9E1FDC" w14:textId="77777777" w:rsidR="00CB5572" w:rsidRPr="00CB5572" w:rsidRDefault="00CB5572" w:rsidP="00CB5572">
                            <w:pPr>
                              <w:shd w:val="clear" w:color="auto" w:fill="1F1F1F"/>
                              <w:spacing w:line="285" w:lineRule="atLeast"/>
                              <w:rPr>
                                <w:rFonts w:ascii="Consolas" w:eastAsia="Times New Roman" w:hAnsi="Consolas" w:cs="Times New Roman"/>
                                <w:color w:val="CCCCCC"/>
                                <w:sz w:val="21"/>
                                <w:szCs w:val="21"/>
                              </w:rPr>
                            </w:pP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C586C0"/>
                                <w:sz w:val="21"/>
                                <w:szCs w:val="21"/>
                              </w:rPr>
                              <w:t>return</w:t>
                            </w:r>
                            <w:r w:rsidRPr="00CB5572">
                              <w:rPr>
                                <w:rFonts w:ascii="Consolas" w:eastAsia="Times New Roman" w:hAnsi="Consolas" w:cs="Times New Roman"/>
                                <w:color w:val="CCCCCC"/>
                                <w:sz w:val="21"/>
                                <w:szCs w:val="21"/>
                              </w:rPr>
                              <w:t xml:space="preserve"> </w:t>
                            </w:r>
                            <w:proofErr w:type="spellStart"/>
                            <w:r w:rsidRPr="00CB5572">
                              <w:rPr>
                                <w:rFonts w:ascii="Consolas" w:eastAsia="Times New Roman" w:hAnsi="Consolas" w:cs="Times New Roman"/>
                                <w:color w:val="DCDCAA"/>
                                <w:sz w:val="21"/>
                                <w:szCs w:val="21"/>
                              </w:rPr>
                              <w:t>barcode_error_</w:t>
                            </w:r>
                            <w:proofErr w:type="gramStart"/>
                            <w:r w:rsidRPr="00CB5572">
                              <w:rPr>
                                <w:rFonts w:ascii="Consolas" w:eastAsia="Times New Roman" w:hAnsi="Consolas" w:cs="Times New Roman"/>
                                <w:color w:val="DCDCAA"/>
                                <w:sz w:val="21"/>
                                <w:szCs w:val="21"/>
                              </w:rPr>
                              <w:t>fixing</w:t>
                            </w:r>
                            <w:proofErr w:type="spellEnd"/>
                            <w:r w:rsidRPr="00CB5572">
                              <w:rPr>
                                <w:rFonts w:ascii="Consolas" w:eastAsia="Times New Roman" w:hAnsi="Consolas" w:cs="Times New Roman"/>
                                <w:color w:val="CCCCCC"/>
                                <w:sz w:val="21"/>
                                <w:szCs w:val="21"/>
                              </w:rPr>
                              <w:t>(</w:t>
                            </w:r>
                            <w:proofErr w:type="spellStart"/>
                            <w:proofErr w:type="gramEnd"/>
                            <w:r w:rsidRPr="00CB5572">
                              <w:rPr>
                                <w:rFonts w:ascii="Consolas" w:eastAsia="Times New Roman" w:hAnsi="Consolas" w:cs="Times New Roman"/>
                                <w:color w:val="9CDCFE"/>
                                <w:sz w:val="21"/>
                                <w:szCs w:val="21"/>
                              </w:rPr>
                              <w:t>picture_path</w:t>
                            </w:r>
                            <w:r w:rsidRPr="00CB5572">
                              <w:rPr>
                                <w:rFonts w:ascii="Consolas" w:eastAsia="Times New Roman" w:hAnsi="Consolas" w:cs="Times New Roman"/>
                                <w:color w:val="CCCCCC"/>
                                <w:sz w:val="21"/>
                                <w:szCs w:val="21"/>
                              </w:rPr>
                              <w:t>,</w:t>
                            </w:r>
                            <w:r w:rsidRPr="00CB5572">
                              <w:rPr>
                                <w:rFonts w:ascii="Consolas" w:eastAsia="Times New Roman" w:hAnsi="Consolas" w:cs="Times New Roman"/>
                                <w:color w:val="CE9178"/>
                                <w:sz w:val="21"/>
                                <w:szCs w:val="21"/>
                              </w:rPr>
                              <w:t>"error</w:t>
                            </w:r>
                            <w:proofErr w:type="spellEnd"/>
                            <w:r w:rsidRPr="00CB5572">
                              <w:rPr>
                                <w:rFonts w:ascii="Consolas" w:eastAsia="Times New Roman" w:hAnsi="Consolas" w:cs="Times New Roman"/>
                                <w:color w:val="CE9178"/>
                                <w:sz w:val="21"/>
                                <w:szCs w:val="21"/>
                              </w:rPr>
                              <w:t>: multiple barcodes"</w:t>
                            </w:r>
                            <w:r w:rsidRPr="00CB5572">
                              <w:rPr>
                                <w:rFonts w:ascii="Consolas" w:eastAsia="Times New Roman" w:hAnsi="Consolas" w:cs="Times New Roman"/>
                                <w:color w:val="CCCCCC"/>
                                <w:sz w:val="21"/>
                                <w:szCs w:val="21"/>
                              </w:rPr>
                              <w:t>)</w:t>
                            </w:r>
                          </w:p>
                          <w:p w14:paraId="6338E0E9" w14:textId="77777777" w:rsidR="00CB5572" w:rsidRPr="00CB5572" w:rsidRDefault="00CB5572" w:rsidP="00CB5572">
                            <w:pPr>
                              <w:shd w:val="clear" w:color="auto" w:fill="1F1F1F"/>
                              <w:spacing w:line="285" w:lineRule="atLeast"/>
                              <w:rPr>
                                <w:rFonts w:ascii="Consolas" w:eastAsia="Times New Roman" w:hAnsi="Consolas" w:cs="Times New Roman"/>
                                <w:color w:val="CCCCCC"/>
                                <w:sz w:val="21"/>
                                <w:szCs w:val="21"/>
                              </w:rPr>
                            </w:pP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C586C0"/>
                                <w:sz w:val="21"/>
                                <w:szCs w:val="21"/>
                              </w:rPr>
                              <w:t>else</w:t>
                            </w:r>
                            <w:r w:rsidRPr="00CB5572">
                              <w:rPr>
                                <w:rFonts w:ascii="Consolas" w:eastAsia="Times New Roman" w:hAnsi="Consolas" w:cs="Times New Roman"/>
                                <w:color w:val="CCCCCC"/>
                                <w:sz w:val="21"/>
                                <w:szCs w:val="21"/>
                              </w:rPr>
                              <w:t>:</w:t>
                            </w:r>
                          </w:p>
                          <w:p w14:paraId="18192802" w14:textId="77777777" w:rsidR="00CB5572" w:rsidRPr="00CB5572" w:rsidRDefault="00CB5572" w:rsidP="00CB5572">
                            <w:pPr>
                              <w:shd w:val="clear" w:color="auto" w:fill="1F1F1F"/>
                              <w:spacing w:line="285" w:lineRule="atLeast"/>
                              <w:rPr>
                                <w:rFonts w:ascii="Consolas" w:eastAsia="Times New Roman" w:hAnsi="Consolas" w:cs="Times New Roman"/>
                                <w:color w:val="CCCCCC"/>
                                <w:sz w:val="21"/>
                                <w:szCs w:val="21"/>
                              </w:rPr>
                            </w:pP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C586C0"/>
                                <w:sz w:val="21"/>
                                <w:szCs w:val="21"/>
                              </w:rPr>
                              <w:t>return</w:t>
                            </w:r>
                            <w:r w:rsidRPr="00CB5572">
                              <w:rPr>
                                <w:rFonts w:ascii="Consolas" w:eastAsia="Times New Roman" w:hAnsi="Consolas" w:cs="Times New Roman"/>
                                <w:color w:val="CCCCCC"/>
                                <w:sz w:val="21"/>
                                <w:szCs w:val="21"/>
                              </w:rPr>
                              <w:t xml:space="preserve"> </w:t>
                            </w:r>
                            <w:proofErr w:type="spellStart"/>
                            <w:r w:rsidRPr="00CB5572">
                              <w:rPr>
                                <w:rFonts w:ascii="Consolas" w:eastAsia="Times New Roman" w:hAnsi="Consolas" w:cs="Times New Roman"/>
                                <w:color w:val="9CDCFE"/>
                                <w:sz w:val="21"/>
                                <w:szCs w:val="21"/>
                              </w:rPr>
                              <w:t>barcode_info</w:t>
                            </w:r>
                            <w:proofErr w:type="spellEnd"/>
                            <w:r w:rsidRPr="00CB5572">
                              <w:rPr>
                                <w:rFonts w:ascii="Consolas" w:eastAsia="Times New Roman" w:hAnsi="Consolas" w:cs="Times New Roman"/>
                                <w:color w:val="CCCCCC"/>
                                <w:sz w:val="21"/>
                                <w:szCs w:val="21"/>
                              </w:rPr>
                              <w:t>[</w:t>
                            </w:r>
                            <w:r w:rsidRPr="00CB5572">
                              <w:rPr>
                                <w:rFonts w:ascii="Consolas" w:eastAsia="Times New Roman" w:hAnsi="Consolas" w:cs="Times New Roman"/>
                                <w:color w:val="B5CEA8"/>
                                <w:sz w:val="21"/>
                                <w:szCs w:val="21"/>
                              </w:rPr>
                              <w:t>0</w:t>
                            </w:r>
                            <w:r w:rsidRPr="00CB5572">
                              <w:rPr>
                                <w:rFonts w:ascii="Consolas" w:eastAsia="Times New Roman" w:hAnsi="Consolas" w:cs="Times New Roman"/>
                                <w:color w:val="CCCCCC"/>
                                <w:sz w:val="21"/>
                                <w:szCs w:val="21"/>
                              </w:rPr>
                              <w:t>].</w:t>
                            </w:r>
                            <w:proofErr w:type="spellStart"/>
                            <w:proofErr w:type="gramStart"/>
                            <w:r w:rsidRPr="00CB5572">
                              <w:rPr>
                                <w:rFonts w:ascii="Consolas" w:eastAsia="Times New Roman" w:hAnsi="Consolas" w:cs="Times New Roman"/>
                                <w:color w:val="CCCCCC"/>
                                <w:sz w:val="21"/>
                                <w:szCs w:val="21"/>
                              </w:rPr>
                              <w:t>data.decode</w:t>
                            </w:r>
                            <w:proofErr w:type="spellEnd"/>
                            <w:proofErr w:type="gramEnd"/>
                            <w:r w:rsidRPr="00CB5572">
                              <w:rPr>
                                <w:rFonts w:ascii="Consolas" w:eastAsia="Times New Roman" w:hAnsi="Consolas" w:cs="Times New Roman"/>
                                <w:color w:val="CCCCCC"/>
                                <w:sz w:val="21"/>
                                <w:szCs w:val="21"/>
                              </w:rPr>
                              <w:t>(</w:t>
                            </w:r>
                            <w:r w:rsidRPr="00CB5572">
                              <w:rPr>
                                <w:rFonts w:ascii="Consolas" w:eastAsia="Times New Roman" w:hAnsi="Consolas" w:cs="Times New Roman"/>
                                <w:color w:val="CE9178"/>
                                <w:sz w:val="21"/>
                                <w:szCs w:val="21"/>
                              </w:rPr>
                              <w:t>"utf-8"</w:t>
                            </w:r>
                            <w:r w:rsidRPr="00CB5572">
                              <w:rPr>
                                <w:rFonts w:ascii="Consolas" w:eastAsia="Times New Roman" w:hAnsi="Consolas" w:cs="Times New Roman"/>
                                <w:color w:val="CCCCCC"/>
                                <w:sz w:val="21"/>
                                <w:szCs w:val="21"/>
                              </w:rPr>
                              <w:t>)</w:t>
                            </w:r>
                          </w:p>
                          <w:p w14:paraId="256E73CC" w14:textId="23BBE94E" w:rsidR="006108FA" w:rsidRDefault="006108FA"/>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3A0259" id="_x0000_s1027" type="#_x0000_t202" style="position:absolute;margin-left:415.15pt;margin-top:21.8pt;width:466.35pt;height:110.6pt;z-index:2516592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">
                <v:textbox style="mso-fit-shape-to-text:t">
                  <w:txbxContent>
                    <w:p w14:paraId="45500AAC" w14:textId="77777777" w:rsidR="00CB5572" w:rsidRPr="00CB5572" w:rsidRDefault="00CB5572" w:rsidP="00CB5572">
                      <w:pPr>
                        <w:shd w:val="clear" w:color="auto" w:fill="1F1F1F"/>
                        <w:spacing w:line="285" w:lineRule="atLeast"/>
                        <w:rPr>
                          <w:rFonts w:ascii="Consolas" w:eastAsia="Times New Roman" w:hAnsi="Consolas" w:cs="Times New Roman"/>
                          <w:color w:val="CCCCCC"/>
                          <w:sz w:val="21"/>
                          <w:szCs w:val="21"/>
                        </w:rPr>
                      </w:pPr>
                      <w:r w:rsidRPr="00CB5572">
                        <w:rPr>
                          <w:rFonts w:ascii="Consolas" w:eastAsia="Times New Roman" w:hAnsi="Consolas" w:cs="Times New Roman"/>
                          <w:color w:val="569CD6"/>
                          <w:sz w:val="21"/>
                          <w:szCs w:val="21"/>
                        </w:rPr>
                        <w:t>def</w:t>
                      </w:r>
                      <w:r w:rsidRPr="00CB5572">
                        <w:rPr>
                          <w:rFonts w:ascii="Consolas" w:eastAsia="Times New Roman" w:hAnsi="Consolas" w:cs="Times New Roman"/>
                          <w:color w:val="CCCCCC"/>
                          <w:sz w:val="21"/>
                          <w:szCs w:val="21"/>
                        </w:rPr>
                        <w:t xml:space="preserve"> </w:t>
                      </w:r>
                      <w:proofErr w:type="spellStart"/>
                      <w:r w:rsidRPr="00CB5572">
                        <w:rPr>
                          <w:rFonts w:ascii="Consolas" w:eastAsia="Times New Roman" w:hAnsi="Consolas" w:cs="Times New Roman"/>
                          <w:color w:val="DCDCAA"/>
                          <w:sz w:val="21"/>
                          <w:szCs w:val="21"/>
                        </w:rPr>
                        <w:t>barcode_error_fixing</w:t>
                      </w:r>
                      <w:proofErr w:type="spellEnd"/>
                      <w:r w:rsidRPr="00CB5572">
                        <w:rPr>
                          <w:rFonts w:ascii="Consolas" w:eastAsia="Times New Roman" w:hAnsi="Consolas" w:cs="Times New Roman"/>
                          <w:color w:val="CCCCCC"/>
                          <w:sz w:val="21"/>
                          <w:szCs w:val="21"/>
                        </w:rPr>
                        <w:t>(</w:t>
                      </w:r>
                      <w:proofErr w:type="spellStart"/>
                      <w:r w:rsidRPr="00CB5572">
                        <w:rPr>
                          <w:rFonts w:ascii="Consolas" w:eastAsia="Times New Roman" w:hAnsi="Consolas" w:cs="Times New Roman"/>
                          <w:color w:val="9CDCFE"/>
                          <w:sz w:val="21"/>
                          <w:szCs w:val="21"/>
                        </w:rPr>
                        <w:t>picture_</w:t>
                      </w:r>
                      <w:proofErr w:type="gramStart"/>
                      <w:r w:rsidRPr="00CB5572">
                        <w:rPr>
                          <w:rFonts w:ascii="Consolas" w:eastAsia="Times New Roman" w:hAnsi="Consolas" w:cs="Times New Roman"/>
                          <w:color w:val="9CDCFE"/>
                          <w:sz w:val="21"/>
                          <w:szCs w:val="21"/>
                        </w:rPr>
                        <w:t>path</w:t>
                      </w:r>
                      <w:r w:rsidRPr="00CB5572">
                        <w:rPr>
                          <w:rFonts w:ascii="Consolas" w:eastAsia="Times New Roman" w:hAnsi="Consolas" w:cs="Times New Roman"/>
                          <w:color w:val="CCCCCC"/>
                          <w:sz w:val="21"/>
                          <w:szCs w:val="21"/>
                        </w:rPr>
                        <w:t>,</w:t>
                      </w:r>
                      <w:r w:rsidRPr="00CB5572">
                        <w:rPr>
                          <w:rFonts w:ascii="Consolas" w:eastAsia="Times New Roman" w:hAnsi="Consolas" w:cs="Times New Roman"/>
                          <w:color w:val="9CDCFE"/>
                          <w:sz w:val="21"/>
                          <w:szCs w:val="21"/>
                        </w:rPr>
                        <w:t>error</w:t>
                      </w:r>
                      <w:proofErr w:type="gramEnd"/>
                      <w:r w:rsidRPr="00CB5572">
                        <w:rPr>
                          <w:rFonts w:ascii="Consolas" w:eastAsia="Times New Roman" w:hAnsi="Consolas" w:cs="Times New Roman"/>
                          <w:color w:val="9CDCFE"/>
                          <w:sz w:val="21"/>
                          <w:szCs w:val="21"/>
                        </w:rPr>
                        <w:t>_code</w:t>
                      </w:r>
                      <w:proofErr w:type="spellEnd"/>
                      <w:r w:rsidRPr="00CB5572">
                        <w:rPr>
                          <w:rFonts w:ascii="Consolas" w:eastAsia="Times New Roman" w:hAnsi="Consolas" w:cs="Times New Roman"/>
                          <w:color w:val="CCCCCC"/>
                          <w:sz w:val="21"/>
                          <w:szCs w:val="21"/>
                        </w:rPr>
                        <w:t>):</w:t>
                      </w:r>
                    </w:p>
                    <w:p w14:paraId="2AB63C7B" w14:textId="77777777" w:rsidR="00CB5572" w:rsidRPr="00CB5572" w:rsidRDefault="00CB5572" w:rsidP="00CB5572">
                      <w:pPr>
                        <w:shd w:val="clear" w:color="auto" w:fill="1F1F1F"/>
                        <w:spacing w:line="285" w:lineRule="atLeast"/>
                        <w:rPr>
                          <w:rFonts w:ascii="Consolas" w:eastAsia="Times New Roman" w:hAnsi="Consolas" w:cs="Times New Roman"/>
                          <w:color w:val="CCCCCC"/>
                          <w:sz w:val="21"/>
                          <w:szCs w:val="21"/>
                        </w:rPr>
                      </w:pP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C586C0"/>
                          <w:sz w:val="21"/>
                          <w:szCs w:val="21"/>
                        </w:rPr>
                        <w:t>if</w:t>
                      </w: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CE9178"/>
                          <w:sz w:val="21"/>
                          <w:szCs w:val="21"/>
                        </w:rPr>
                        <w:t>'('</w:t>
                      </w: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569CD6"/>
                          <w:sz w:val="21"/>
                          <w:szCs w:val="21"/>
                        </w:rPr>
                        <w:t>in</w:t>
                      </w:r>
                      <w:r w:rsidRPr="00CB5572">
                        <w:rPr>
                          <w:rFonts w:ascii="Consolas" w:eastAsia="Times New Roman" w:hAnsi="Consolas" w:cs="Times New Roman"/>
                          <w:color w:val="CCCCCC"/>
                          <w:sz w:val="21"/>
                          <w:szCs w:val="21"/>
                        </w:rPr>
                        <w:t xml:space="preserve"> </w:t>
                      </w:r>
                      <w:proofErr w:type="spellStart"/>
                      <w:proofErr w:type="gramStart"/>
                      <w:r w:rsidRPr="00CB5572">
                        <w:rPr>
                          <w:rFonts w:ascii="Consolas" w:eastAsia="Times New Roman" w:hAnsi="Consolas" w:cs="Times New Roman"/>
                          <w:color w:val="4EC9B0"/>
                          <w:sz w:val="21"/>
                          <w:szCs w:val="21"/>
                        </w:rPr>
                        <w:t>os</w:t>
                      </w:r>
                      <w:r w:rsidRPr="00CB5572">
                        <w:rPr>
                          <w:rFonts w:ascii="Consolas" w:eastAsia="Times New Roman" w:hAnsi="Consolas" w:cs="Times New Roman"/>
                          <w:color w:val="CCCCCC"/>
                          <w:sz w:val="21"/>
                          <w:szCs w:val="21"/>
                        </w:rPr>
                        <w:t>.</w:t>
                      </w:r>
                      <w:r w:rsidRPr="00CB5572">
                        <w:rPr>
                          <w:rFonts w:ascii="Consolas" w:eastAsia="Times New Roman" w:hAnsi="Consolas" w:cs="Times New Roman"/>
                          <w:color w:val="9CDCFE"/>
                          <w:sz w:val="21"/>
                          <w:szCs w:val="21"/>
                        </w:rPr>
                        <w:t>path</w:t>
                      </w:r>
                      <w:proofErr w:type="gramEnd"/>
                      <w:r w:rsidRPr="00CB5572">
                        <w:rPr>
                          <w:rFonts w:ascii="Consolas" w:eastAsia="Times New Roman" w:hAnsi="Consolas" w:cs="Times New Roman"/>
                          <w:color w:val="CCCCCC"/>
                          <w:sz w:val="21"/>
                          <w:szCs w:val="21"/>
                        </w:rPr>
                        <w:t>.</w:t>
                      </w:r>
                      <w:r w:rsidRPr="00CB5572">
                        <w:rPr>
                          <w:rFonts w:ascii="Consolas" w:eastAsia="Times New Roman" w:hAnsi="Consolas" w:cs="Times New Roman"/>
                          <w:color w:val="DCDCAA"/>
                          <w:sz w:val="21"/>
                          <w:szCs w:val="21"/>
                        </w:rPr>
                        <w:t>basename</w:t>
                      </w:r>
                      <w:proofErr w:type="spellEnd"/>
                      <w:r w:rsidRPr="00CB5572">
                        <w:rPr>
                          <w:rFonts w:ascii="Consolas" w:eastAsia="Times New Roman" w:hAnsi="Consolas" w:cs="Times New Roman"/>
                          <w:color w:val="CCCCCC"/>
                          <w:sz w:val="21"/>
                          <w:szCs w:val="21"/>
                        </w:rPr>
                        <w:t>(</w:t>
                      </w:r>
                      <w:proofErr w:type="spellStart"/>
                      <w:r w:rsidRPr="00CB5572">
                        <w:rPr>
                          <w:rFonts w:ascii="Consolas" w:eastAsia="Times New Roman" w:hAnsi="Consolas" w:cs="Times New Roman"/>
                          <w:color w:val="9CDCFE"/>
                          <w:sz w:val="21"/>
                          <w:szCs w:val="21"/>
                        </w:rPr>
                        <w:t>picture_path</w:t>
                      </w:r>
                      <w:proofErr w:type="spellEnd"/>
                      <w:r w:rsidRPr="00CB5572">
                        <w:rPr>
                          <w:rFonts w:ascii="Consolas" w:eastAsia="Times New Roman" w:hAnsi="Consolas" w:cs="Times New Roman"/>
                          <w:color w:val="CCCCCC"/>
                          <w:sz w:val="21"/>
                          <w:szCs w:val="21"/>
                        </w:rPr>
                        <w:t>):</w:t>
                      </w:r>
                    </w:p>
                    <w:p w14:paraId="2C3B05EA" w14:textId="77777777" w:rsidR="00CB5572" w:rsidRPr="00CB5572" w:rsidRDefault="00CB5572" w:rsidP="00CB5572">
                      <w:pPr>
                        <w:shd w:val="clear" w:color="auto" w:fill="1F1F1F"/>
                        <w:spacing w:line="285" w:lineRule="atLeast"/>
                        <w:rPr>
                          <w:rFonts w:ascii="Consolas" w:eastAsia="Times New Roman" w:hAnsi="Consolas" w:cs="Times New Roman"/>
                          <w:color w:val="CCCCCC"/>
                          <w:sz w:val="21"/>
                          <w:szCs w:val="21"/>
                        </w:rPr>
                      </w:pP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9CDCFE"/>
                          <w:sz w:val="21"/>
                          <w:szCs w:val="21"/>
                        </w:rPr>
                        <w:t>name</w:t>
                      </w: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D4D4D4"/>
                          <w:sz w:val="21"/>
                          <w:szCs w:val="21"/>
                        </w:rPr>
                        <w:t>=</w:t>
                      </w:r>
                      <w:r w:rsidRPr="00CB5572">
                        <w:rPr>
                          <w:rFonts w:ascii="Consolas" w:eastAsia="Times New Roman" w:hAnsi="Consolas" w:cs="Times New Roman"/>
                          <w:color w:val="CCCCCC"/>
                          <w:sz w:val="21"/>
                          <w:szCs w:val="21"/>
                        </w:rPr>
                        <w:t xml:space="preserve"> </w:t>
                      </w:r>
                      <w:proofErr w:type="spellStart"/>
                      <w:proofErr w:type="gramStart"/>
                      <w:r w:rsidRPr="00CB5572">
                        <w:rPr>
                          <w:rFonts w:ascii="Consolas" w:eastAsia="Times New Roman" w:hAnsi="Consolas" w:cs="Times New Roman"/>
                          <w:color w:val="4EC9B0"/>
                          <w:sz w:val="21"/>
                          <w:szCs w:val="21"/>
                        </w:rPr>
                        <w:t>os</w:t>
                      </w:r>
                      <w:r w:rsidRPr="00CB5572">
                        <w:rPr>
                          <w:rFonts w:ascii="Consolas" w:eastAsia="Times New Roman" w:hAnsi="Consolas" w:cs="Times New Roman"/>
                          <w:color w:val="CCCCCC"/>
                          <w:sz w:val="21"/>
                          <w:szCs w:val="21"/>
                        </w:rPr>
                        <w:t>.</w:t>
                      </w:r>
                      <w:r w:rsidRPr="00CB5572">
                        <w:rPr>
                          <w:rFonts w:ascii="Consolas" w:eastAsia="Times New Roman" w:hAnsi="Consolas" w:cs="Times New Roman"/>
                          <w:color w:val="9CDCFE"/>
                          <w:sz w:val="21"/>
                          <w:szCs w:val="21"/>
                        </w:rPr>
                        <w:t>path</w:t>
                      </w:r>
                      <w:proofErr w:type="gramEnd"/>
                      <w:r w:rsidRPr="00CB5572">
                        <w:rPr>
                          <w:rFonts w:ascii="Consolas" w:eastAsia="Times New Roman" w:hAnsi="Consolas" w:cs="Times New Roman"/>
                          <w:color w:val="CCCCCC"/>
                          <w:sz w:val="21"/>
                          <w:szCs w:val="21"/>
                        </w:rPr>
                        <w:t>.</w:t>
                      </w:r>
                      <w:r w:rsidRPr="00CB5572">
                        <w:rPr>
                          <w:rFonts w:ascii="Consolas" w:eastAsia="Times New Roman" w:hAnsi="Consolas" w:cs="Times New Roman"/>
                          <w:color w:val="DCDCAA"/>
                          <w:sz w:val="21"/>
                          <w:szCs w:val="21"/>
                        </w:rPr>
                        <w:t>basename</w:t>
                      </w:r>
                      <w:proofErr w:type="spellEnd"/>
                      <w:r w:rsidRPr="00CB5572">
                        <w:rPr>
                          <w:rFonts w:ascii="Consolas" w:eastAsia="Times New Roman" w:hAnsi="Consolas" w:cs="Times New Roman"/>
                          <w:color w:val="CCCCCC"/>
                          <w:sz w:val="21"/>
                          <w:szCs w:val="21"/>
                        </w:rPr>
                        <w:t>(</w:t>
                      </w:r>
                      <w:proofErr w:type="spellStart"/>
                      <w:r w:rsidRPr="00CB5572">
                        <w:rPr>
                          <w:rFonts w:ascii="Consolas" w:eastAsia="Times New Roman" w:hAnsi="Consolas" w:cs="Times New Roman"/>
                          <w:color w:val="9CDCFE"/>
                          <w:sz w:val="21"/>
                          <w:szCs w:val="21"/>
                        </w:rPr>
                        <w:t>picture_path</w:t>
                      </w:r>
                      <w:proofErr w:type="spellEnd"/>
                      <w:r w:rsidRPr="00CB5572">
                        <w:rPr>
                          <w:rFonts w:ascii="Consolas" w:eastAsia="Times New Roman" w:hAnsi="Consolas" w:cs="Times New Roman"/>
                          <w:color w:val="CCCCCC"/>
                          <w:sz w:val="21"/>
                          <w:szCs w:val="21"/>
                        </w:rPr>
                        <w:t>)</w:t>
                      </w:r>
                    </w:p>
                    <w:p w14:paraId="6F5EA391" w14:textId="77777777" w:rsidR="00CB5572" w:rsidRPr="00CB5572" w:rsidRDefault="00CB5572" w:rsidP="00CB5572">
                      <w:pPr>
                        <w:shd w:val="clear" w:color="auto" w:fill="1F1F1F"/>
                        <w:spacing w:line="285" w:lineRule="atLeast"/>
                        <w:rPr>
                          <w:rFonts w:ascii="Consolas" w:eastAsia="Times New Roman" w:hAnsi="Consolas" w:cs="Times New Roman"/>
                          <w:color w:val="CCCCCC"/>
                          <w:sz w:val="21"/>
                          <w:szCs w:val="21"/>
                        </w:rPr>
                      </w:pP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C586C0"/>
                          <w:sz w:val="21"/>
                          <w:szCs w:val="21"/>
                        </w:rPr>
                        <w:t>return</w:t>
                      </w: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9CDCFE"/>
                          <w:sz w:val="21"/>
                          <w:szCs w:val="21"/>
                        </w:rPr>
                        <w:t>name</w:t>
                      </w:r>
                      <w:r w:rsidRPr="00CB5572">
                        <w:rPr>
                          <w:rFonts w:ascii="Consolas" w:eastAsia="Times New Roman" w:hAnsi="Consolas" w:cs="Times New Roman"/>
                          <w:color w:val="CCCCCC"/>
                          <w:sz w:val="21"/>
                          <w:szCs w:val="21"/>
                        </w:rPr>
                        <w:t>[</w:t>
                      </w:r>
                      <w:proofErr w:type="spellStart"/>
                      <w:proofErr w:type="gramStart"/>
                      <w:r w:rsidRPr="00CB5572">
                        <w:rPr>
                          <w:rFonts w:ascii="Consolas" w:eastAsia="Times New Roman" w:hAnsi="Consolas" w:cs="Times New Roman"/>
                          <w:color w:val="9CDCFE"/>
                          <w:sz w:val="21"/>
                          <w:szCs w:val="21"/>
                        </w:rPr>
                        <w:t>name</w:t>
                      </w:r>
                      <w:r w:rsidRPr="00CB5572">
                        <w:rPr>
                          <w:rFonts w:ascii="Consolas" w:eastAsia="Times New Roman" w:hAnsi="Consolas" w:cs="Times New Roman"/>
                          <w:color w:val="CCCCCC"/>
                          <w:sz w:val="21"/>
                          <w:szCs w:val="21"/>
                        </w:rPr>
                        <w:t>.find</w:t>
                      </w:r>
                      <w:proofErr w:type="spellEnd"/>
                      <w:proofErr w:type="gramEnd"/>
                      <w:r w:rsidRPr="00CB5572">
                        <w:rPr>
                          <w:rFonts w:ascii="Consolas" w:eastAsia="Times New Roman" w:hAnsi="Consolas" w:cs="Times New Roman"/>
                          <w:color w:val="CCCCCC"/>
                          <w:sz w:val="21"/>
                          <w:szCs w:val="21"/>
                        </w:rPr>
                        <w:t>(</w:t>
                      </w:r>
                      <w:r w:rsidRPr="00CB5572">
                        <w:rPr>
                          <w:rFonts w:ascii="Consolas" w:eastAsia="Times New Roman" w:hAnsi="Consolas" w:cs="Times New Roman"/>
                          <w:color w:val="CE9178"/>
                          <w:sz w:val="21"/>
                          <w:szCs w:val="21"/>
                        </w:rPr>
                        <w:t>'('</w:t>
                      </w:r>
                      <w:r w:rsidRPr="00CB5572">
                        <w:rPr>
                          <w:rFonts w:ascii="Consolas" w:eastAsia="Times New Roman" w:hAnsi="Consolas" w:cs="Times New Roman"/>
                          <w:color w:val="CCCCCC"/>
                          <w:sz w:val="21"/>
                          <w:szCs w:val="21"/>
                        </w:rPr>
                        <w:t>)</w:t>
                      </w:r>
                      <w:r w:rsidRPr="00CB5572">
                        <w:rPr>
                          <w:rFonts w:ascii="Consolas" w:eastAsia="Times New Roman" w:hAnsi="Consolas" w:cs="Times New Roman"/>
                          <w:color w:val="D4D4D4"/>
                          <w:sz w:val="21"/>
                          <w:szCs w:val="21"/>
                        </w:rPr>
                        <w:t>+</w:t>
                      </w:r>
                      <w:r w:rsidRPr="00CB5572">
                        <w:rPr>
                          <w:rFonts w:ascii="Consolas" w:eastAsia="Times New Roman" w:hAnsi="Consolas" w:cs="Times New Roman"/>
                          <w:color w:val="B5CEA8"/>
                          <w:sz w:val="21"/>
                          <w:szCs w:val="21"/>
                        </w:rPr>
                        <w:t>1</w:t>
                      </w:r>
                      <w:r w:rsidRPr="00CB5572">
                        <w:rPr>
                          <w:rFonts w:ascii="Consolas" w:eastAsia="Times New Roman" w:hAnsi="Consolas" w:cs="Times New Roman"/>
                          <w:color w:val="CCCCCC"/>
                          <w:sz w:val="21"/>
                          <w:szCs w:val="21"/>
                        </w:rPr>
                        <w:t>:</w:t>
                      </w:r>
                      <w:r w:rsidRPr="00CB5572">
                        <w:rPr>
                          <w:rFonts w:ascii="Consolas" w:eastAsia="Times New Roman" w:hAnsi="Consolas" w:cs="Times New Roman"/>
                          <w:color w:val="9CDCFE"/>
                          <w:sz w:val="21"/>
                          <w:szCs w:val="21"/>
                        </w:rPr>
                        <w:t>name</w:t>
                      </w:r>
                      <w:r w:rsidRPr="00CB5572">
                        <w:rPr>
                          <w:rFonts w:ascii="Consolas" w:eastAsia="Times New Roman" w:hAnsi="Consolas" w:cs="Times New Roman"/>
                          <w:color w:val="CCCCCC"/>
                          <w:sz w:val="21"/>
                          <w:szCs w:val="21"/>
                        </w:rPr>
                        <w:t>.find(</w:t>
                      </w:r>
                      <w:r w:rsidRPr="00CB5572">
                        <w:rPr>
                          <w:rFonts w:ascii="Consolas" w:eastAsia="Times New Roman" w:hAnsi="Consolas" w:cs="Times New Roman"/>
                          <w:color w:val="CE9178"/>
                          <w:sz w:val="21"/>
                          <w:szCs w:val="21"/>
                        </w:rPr>
                        <w:t>')'</w:t>
                      </w:r>
                      <w:r w:rsidRPr="00CB5572">
                        <w:rPr>
                          <w:rFonts w:ascii="Consolas" w:eastAsia="Times New Roman" w:hAnsi="Consolas" w:cs="Times New Roman"/>
                          <w:color w:val="CCCCCC"/>
                          <w:sz w:val="21"/>
                          <w:szCs w:val="21"/>
                        </w:rPr>
                        <w:t>)]</w:t>
                      </w:r>
                    </w:p>
                    <w:p w14:paraId="1CB5EF68" w14:textId="77777777" w:rsidR="00CB5572" w:rsidRPr="00CB5572" w:rsidRDefault="00CB5572" w:rsidP="00CB5572">
                      <w:pPr>
                        <w:shd w:val="clear" w:color="auto" w:fill="1F1F1F"/>
                        <w:spacing w:line="285" w:lineRule="atLeast"/>
                        <w:rPr>
                          <w:rFonts w:ascii="Consolas" w:eastAsia="Times New Roman" w:hAnsi="Consolas" w:cs="Times New Roman"/>
                          <w:color w:val="CCCCCC"/>
                          <w:sz w:val="21"/>
                          <w:szCs w:val="21"/>
                        </w:rPr>
                      </w:pP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C586C0"/>
                          <w:sz w:val="21"/>
                          <w:szCs w:val="21"/>
                        </w:rPr>
                        <w:t>else</w:t>
                      </w:r>
                      <w:r w:rsidRPr="00CB5572">
                        <w:rPr>
                          <w:rFonts w:ascii="Consolas" w:eastAsia="Times New Roman" w:hAnsi="Consolas" w:cs="Times New Roman"/>
                          <w:color w:val="CCCCCC"/>
                          <w:sz w:val="21"/>
                          <w:szCs w:val="21"/>
                        </w:rPr>
                        <w:t>:</w:t>
                      </w:r>
                    </w:p>
                    <w:p w14:paraId="0AAE3AD5" w14:textId="77777777" w:rsidR="00CB5572" w:rsidRPr="00CB5572" w:rsidRDefault="00CB5572" w:rsidP="00CB5572">
                      <w:pPr>
                        <w:shd w:val="clear" w:color="auto" w:fill="1F1F1F"/>
                        <w:spacing w:line="285" w:lineRule="atLeast"/>
                        <w:rPr>
                          <w:rFonts w:ascii="Consolas" w:eastAsia="Times New Roman" w:hAnsi="Consolas" w:cs="Times New Roman"/>
                          <w:color w:val="CCCCCC"/>
                          <w:sz w:val="21"/>
                          <w:szCs w:val="21"/>
                        </w:rPr>
                      </w:pP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C586C0"/>
                          <w:sz w:val="21"/>
                          <w:szCs w:val="21"/>
                        </w:rPr>
                        <w:t>return</w:t>
                      </w:r>
                      <w:r w:rsidRPr="00CB5572">
                        <w:rPr>
                          <w:rFonts w:ascii="Consolas" w:eastAsia="Times New Roman" w:hAnsi="Consolas" w:cs="Times New Roman"/>
                          <w:color w:val="CCCCCC"/>
                          <w:sz w:val="21"/>
                          <w:szCs w:val="21"/>
                        </w:rPr>
                        <w:t xml:space="preserve"> </w:t>
                      </w:r>
                      <w:proofErr w:type="spellStart"/>
                      <w:r w:rsidRPr="00CB5572">
                        <w:rPr>
                          <w:rFonts w:ascii="Consolas" w:eastAsia="Times New Roman" w:hAnsi="Consolas" w:cs="Times New Roman"/>
                          <w:color w:val="9CDCFE"/>
                          <w:sz w:val="21"/>
                          <w:szCs w:val="21"/>
                        </w:rPr>
                        <w:t>error_code</w:t>
                      </w:r>
                      <w:proofErr w:type="spellEnd"/>
                    </w:p>
                    <w:p w14:paraId="5913ACE2" w14:textId="77777777" w:rsidR="00CB5572" w:rsidRPr="00CB5572" w:rsidRDefault="00CB5572" w:rsidP="00CB5572">
                      <w:pPr>
                        <w:shd w:val="clear" w:color="auto" w:fill="1F1F1F"/>
                        <w:spacing w:line="285" w:lineRule="atLeast"/>
                        <w:rPr>
                          <w:rFonts w:ascii="Consolas" w:eastAsia="Times New Roman" w:hAnsi="Consolas" w:cs="Times New Roman"/>
                          <w:color w:val="CCCCCC"/>
                          <w:sz w:val="21"/>
                          <w:szCs w:val="21"/>
                        </w:rPr>
                      </w:pPr>
                    </w:p>
                    <w:p w14:paraId="62DC3A15" w14:textId="77777777" w:rsidR="00CB5572" w:rsidRPr="00CB5572" w:rsidRDefault="00CB5572" w:rsidP="00CB5572">
                      <w:pPr>
                        <w:shd w:val="clear" w:color="auto" w:fill="1F1F1F"/>
                        <w:spacing w:line="285" w:lineRule="atLeast"/>
                        <w:rPr>
                          <w:rFonts w:ascii="Consolas" w:eastAsia="Times New Roman" w:hAnsi="Consolas" w:cs="Times New Roman"/>
                          <w:color w:val="CCCCCC"/>
                          <w:sz w:val="21"/>
                          <w:szCs w:val="21"/>
                        </w:rPr>
                      </w:pPr>
                      <w:r w:rsidRPr="00CB5572">
                        <w:rPr>
                          <w:rFonts w:ascii="Consolas" w:eastAsia="Times New Roman" w:hAnsi="Consolas" w:cs="Times New Roman"/>
                          <w:color w:val="569CD6"/>
                          <w:sz w:val="21"/>
                          <w:szCs w:val="21"/>
                        </w:rPr>
                        <w:t>def</w:t>
                      </w:r>
                      <w:r w:rsidRPr="00CB5572">
                        <w:rPr>
                          <w:rFonts w:ascii="Consolas" w:eastAsia="Times New Roman" w:hAnsi="Consolas" w:cs="Times New Roman"/>
                          <w:color w:val="CCCCCC"/>
                          <w:sz w:val="21"/>
                          <w:szCs w:val="21"/>
                        </w:rPr>
                        <w:t xml:space="preserve"> </w:t>
                      </w:r>
                      <w:proofErr w:type="spellStart"/>
                      <w:r w:rsidRPr="00CB5572">
                        <w:rPr>
                          <w:rFonts w:ascii="Consolas" w:eastAsia="Times New Roman" w:hAnsi="Consolas" w:cs="Times New Roman"/>
                          <w:color w:val="DCDCAA"/>
                          <w:sz w:val="21"/>
                          <w:szCs w:val="21"/>
                        </w:rPr>
                        <w:t>read_barcode</w:t>
                      </w:r>
                      <w:proofErr w:type="spellEnd"/>
                      <w:r w:rsidRPr="00CB5572">
                        <w:rPr>
                          <w:rFonts w:ascii="Consolas" w:eastAsia="Times New Roman" w:hAnsi="Consolas" w:cs="Times New Roman"/>
                          <w:color w:val="CCCCCC"/>
                          <w:sz w:val="21"/>
                          <w:szCs w:val="21"/>
                        </w:rPr>
                        <w:t>(</w:t>
                      </w:r>
                      <w:proofErr w:type="spellStart"/>
                      <w:r w:rsidRPr="00CB5572">
                        <w:rPr>
                          <w:rFonts w:ascii="Consolas" w:eastAsia="Times New Roman" w:hAnsi="Consolas" w:cs="Times New Roman"/>
                          <w:color w:val="9CDCFE"/>
                          <w:sz w:val="21"/>
                          <w:szCs w:val="21"/>
                        </w:rPr>
                        <w:t>picture_path</w:t>
                      </w:r>
                      <w:proofErr w:type="spellEnd"/>
                      <w:r w:rsidRPr="00CB5572">
                        <w:rPr>
                          <w:rFonts w:ascii="Consolas" w:eastAsia="Times New Roman" w:hAnsi="Consolas" w:cs="Times New Roman"/>
                          <w:color w:val="CCCCCC"/>
                          <w:sz w:val="21"/>
                          <w:szCs w:val="21"/>
                        </w:rPr>
                        <w:t>):</w:t>
                      </w:r>
                    </w:p>
                    <w:p w14:paraId="35AD2B9E" w14:textId="77777777" w:rsidR="00CB5572" w:rsidRPr="00CB5572" w:rsidRDefault="00CB5572" w:rsidP="00CB5572">
                      <w:pPr>
                        <w:shd w:val="clear" w:color="auto" w:fill="1F1F1F"/>
                        <w:spacing w:line="285" w:lineRule="atLeast"/>
                        <w:rPr>
                          <w:rFonts w:ascii="Consolas" w:eastAsia="Times New Roman" w:hAnsi="Consolas" w:cs="Times New Roman"/>
                          <w:color w:val="CCCCCC"/>
                          <w:sz w:val="21"/>
                          <w:szCs w:val="21"/>
                        </w:rPr>
                      </w:pPr>
                      <w:r w:rsidRPr="00CB5572">
                        <w:rPr>
                          <w:rFonts w:ascii="Consolas" w:eastAsia="Times New Roman" w:hAnsi="Consolas" w:cs="Times New Roman"/>
                          <w:color w:val="CCCCCC"/>
                          <w:sz w:val="21"/>
                          <w:szCs w:val="21"/>
                        </w:rPr>
                        <w:t xml:space="preserve">    </w:t>
                      </w:r>
                      <w:proofErr w:type="spellStart"/>
                      <w:r w:rsidRPr="00CB5572">
                        <w:rPr>
                          <w:rFonts w:ascii="Consolas" w:eastAsia="Times New Roman" w:hAnsi="Consolas" w:cs="Times New Roman"/>
                          <w:color w:val="9CDCFE"/>
                          <w:sz w:val="21"/>
                          <w:szCs w:val="21"/>
                        </w:rPr>
                        <w:t>im</w:t>
                      </w:r>
                      <w:proofErr w:type="spellEnd"/>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D4D4D4"/>
                          <w:sz w:val="21"/>
                          <w:szCs w:val="21"/>
                        </w:rPr>
                        <w:t>=</w:t>
                      </w: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4EC9B0"/>
                          <w:sz w:val="21"/>
                          <w:szCs w:val="21"/>
                        </w:rPr>
                        <w:t>cv2</w:t>
                      </w:r>
                      <w:r w:rsidRPr="00CB5572">
                        <w:rPr>
                          <w:rFonts w:ascii="Consolas" w:eastAsia="Times New Roman" w:hAnsi="Consolas" w:cs="Times New Roman"/>
                          <w:color w:val="CCCCCC"/>
                          <w:sz w:val="21"/>
                          <w:szCs w:val="21"/>
                        </w:rPr>
                        <w:t>.imread(</w:t>
                      </w:r>
                      <w:proofErr w:type="spellStart"/>
                      <w:r w:rsidRPr="00CB5572">
                        <w:rPr>
                          <w:rFonts w:ascii="Consolas" w:eastAsia="Times New Roman" w:hAnsi="Consolas" w:cs="Times New Roman"/>
                          <w:color w:val="9CDCFE"/>
                          <w:sz w:val="21"/>
                          <w:szCs w:val="21"/>
                        </w:rPr>
                        <w:t>picture_path</w:t>
                      </w:r>
                      <w:proofErr w:type="spellEnd"/>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4EC9B0"/>
                          <w:sz w:val="21"/>
                          <w:szCs w:val="21"/>
                        </w:rPr>
                        <w:t>cv2</w:t>
                      </w:r>
                      <w:r w:rsidRPr="00CB5572">
                        <w:rPr>
                          <w:rFonts w:ascii="Consolas" w:eastAsia="Times New Roman" w:hAnsi="Consolas" w:cs="Times New Roman"/>
                          <w:color w:val="CCCCCC"/>
                          <w:sz w:val="21"/>
                          <w:szCs w:val="21"/>
                        </w:rPr>
                        <w:t>.IMREAD_GRAYSCALE)</w:t>
                      </w:r>
                    </w:p>
                    <w:p w14:paraId="4F6F2D21" w14:textId="77777777" w:rsidR="00CB5572" w:rsidRPr="00CB5572" w:rsidRDefault="00CB5572" w:rsidP="00CB5572">
                      <w:pPr>
                        <w:shd w:val="clear" w:color="auto" w:fill="1F1F1F"/>
                        <w:spacing w:line="285" w:lineRule="atLeast"/>
                        <w:rPr>
                          <w:rFonts w:ascii="Consolas" w:eastAsia="Times New Roman" w:hAnsi="Consolas" w:cs="Times New Roman"/>
                          <w:color w:val="CCCCCC"/>
                          <w:sz w:val="21"/>
                          <w:szCs w:val="21"/>
                        </w:rPr>
                      </w:pP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9CDCFE"/>
                          <w:sz w:val="21"/>
                          <w:szCs w:val="21"/>
                        </w:rPr>
                        <w:t>blur</w:t>
                      </w: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D4D4D4"/>
                          <w:sz w:val="21"/>
                          <w:szCs w:val="21"/>
                        </w:rPr>
                        <w:t>=</w:t>
                      </w: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4EC9B0"/>
                          <w:sz w:val="21"/>
                          <w:szCs w:val="21"/>
                        </w:rPr>
                        <w:t>cv2</w:t>
                      </w:r>
                      <w:r w:rsidRPr="00CB5572">
                        <w:rPr>
                          <w:rFonts w:ascii="Consolas" w:eastAsia="Times New Roman" w:hAnsi="Consolas" w:cs="Times New Roman"/>
                          <w:color w:val="CCCCCC"/>
                          <w:sz w:val="21"/>
                          <w:szCs w:val="21"/>
                        </w:rPr>
                        <w:t>.GaussianBlur(</w:t>
                      </w:r>
                      <w:proofErr w:type="spellStart"/>
                      <w:r w:rsidRPr="00CB5572">
                        <w:rPr>
                          <w:rFonts w:ascii="Consolas" w:eastAsia="Times New Roman" w:hAnsi="Consolas" w:cs="Times New Roman"/>
                          <w:color w:val="9CDCFE"/>
                          <w:sz w:val="21"/>
                          <w:szCs w:val="21"/>
                        </w:rPr>
                        <w:t>im</w:t>
                      </w:r>
                      <w:proofErr w:type="spellEnd"/>
                      <w:r w:rsidRPr="00CB5572">
                        <w:rPr>
                          <w:rFonts w:ascii="Consolas" w:eastAsia="Times New Roman" w:hAnsi="Consolas" w:cs="Times New Roman"/>
                          <w:color w:val="CCCCCC"/>
                          <w:sz w:val="21"/>
                          <w:szCs w:val="21"/>
                        </w:rPr>
                        <w:t>, (</w:t>
                      </w:r>
                      <w:r w:rsidRPr="00CB5572">
                        <w:rPr>
                          <w:rFonts w:ascii="Consolas" w:eastAsia="Times New Roman" w:hAnsi="Consolas" w:cs="Times New Roman"/>
                          <w:color w:val="B5CEA8"/>
                          <w:sz w:val="21"/>
                          <w:szCs w:val="21"/>
                        </w:rPr>
                        <w:t>5</w:t>
                      </w: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B5CEA8"/>
                          <w:sz w:val="21"/>
                          <w:szCs w:val="21"/>
                        </w:rPr>
                        <w:t>5</w:t>
                      </w: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B5CEA8"/>
                          <w:sz w:val="21"/>
                          <w:szCs w:val="21"/>
                        </w:rPr>
                        <w:t>0</w:t>
                      </w:r>
                      <w:r w:rsidRPr="00CB5572">
                        <w:rPr>
                          <w:rFonts w:ascii="Consolas" w:eastAsia="Times New Roman" w:hAnsi="Consolas" w:cs="Times New Roman"/>
                          <w:color w:val="CCCCCC"/>
                          <w:sz w:val="21"/>
                          <w:szCs w:val="21"/>
                        </w:rPr>
                        <w:t>)</w:t>
                      </w:r>
                    </w:p>
                    <w:p w14:paraId="772337EE" w14:textId="77777777" w:rsidR="00CB5572" w:rsidRPr="00CB5572" w:rsidRDefault="00CB5572" w:rsidP="00CB5572">
                      <w:pPr>
                        <w:shd w:val="clear" w:color="auto" w:fill="1F1F1F"/>
                        <w:spacing w:line="285" w:lineRule="atLeast"/>
                        <w:rPr>
                          <w:rFonts w:ascii="Consolas" w:eastAsia="Times New Roman" w:hAnsi="Consolas" w:cs="Times New Roman"/>
                          <w:color w:val="CCCCCC"/>
                          <w:sz w:val="21"/>
                          <w:szCs w:val="21"/>
                        </w:rPr>
                      </w:pP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9CDCFE"/>
                          <w:sz w:val="21"/>
                          <w:szCs w:val="21"/>
                        </w:rPr>
                        <w:t>ret</w:t>
                      </w:r>
                      <w:r w:rsidRPr="00CB5572">
                        <w:rPr>
                          <w:rFonts w:ascii="Consolas" w:eastAsia="Times New Roman" w:hAnsi="Consolas" w:cs="Times New Roman"/>
                          <w:color w:val="CCCCCC"/>
                          <w:sz w:val="21"/>
                          <w:szCs w:val="21"/>
                        </w:rPr>
                        <w:t xml:space="preserve">, </w:t>
                      </w:r>
                      <w:proofErr w:type="spellStart"/>
                      <w:r w:rsidRPr="00CB5572">
                        <w:rPr>
                          <w:rFonts w:ascii="Consolas" w:eastAsia="Times New Roman" w:hAnsi="Consolas" w:cs="Times New Roman"/>
                          <w:color w:val="9CDCFE"/>
                          <w:sz w:val="21"/>
                          <w:szCs w:val="21"/>
                        </w:rPr>
                        <w:t>bw_im</w:t>
                      </w:r>
                      <w:proofErr w:type="spellEnd"/>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D4D4D4"/>
                          <w:sz w:val="21"/>
                          <w:szCs w:val="21"/>
                        </w:rPr>
                        <w:t>=</w:t>
                      </w: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4EC9B0"/>
                          <w:sz w:val="21"/>
                          <w:szCs w:val="21"/>
                        </w:rPr>
                        <w:t>cv2</w:t>
                      </w:r>
                      <w:r w:rsidRPr="00CB5572">
                        <w:rPr>
                          <w:rFonts w:ascii="Consolas" w:eastAsia="Times New Roman" w:hAnsi="Consolas" w:cs="Times New Roman"/>
                          <w:color w:val="CCCCCC"/>
                          <w:sz w:val="21"/>
                          <w:szCs w:val="21"/>
                        </w:rPr>
                        <w:t>.threshold(</w:t>
                      </w:r>
                      <w:r w:rsidRPr="00CB5572">
                        <w:rPr>
                          <w:rFonts w:ascii="Consolas" w:eastAsia="Times New Roman" w:hAnsi="Consolas" w:cs="Times New Roman"/>
                          <w:color w:val="9CDCFE"/>
                          <w:sz w:val="21"/>
                          <w:szCs w:val="21"/>
                        </w:rPr>
                        <w:t>blur</w:t>
                      </w: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B5CEA8"/>
                          <w:sz w:val="21"/>
                          <w:szCs w:val="21"/>
                        </w:rPr>
                        <w:t>120</w:t>
                      </w:r>
                      <w:r w:rsidRPr="00CB5572">
                        <w:rPr>
                          <w:rFonts w:ascii="Consolas" w:eastAsia="Times New Roman" w:hAnsi="Consolas" w:cs="Times New Roman"/>
                          <w:color w:val="CCCCCC"/>
                          <w:sz w:val="21"/>
                          <w:szCs w:val="21"/>
                        </w:rPr>
                        <w:t xml:space="preserve">, </w:t>
                      </w:r>
                      <w:proofErr w:type="gramStart"/>
                      <w:r w:rsidRPr="00CB5572">
                        <w:rPr>
                          <w:rFonts w:ascii="Consolas" w:eastAsia="Times New Roman" w:hAnsi="Consolas" w:cs="Times New Roman"/>
                          <w:color w:val="B5CEA8"/>
                          <w:sz w:val="21"/>
                          <w:szCs w:val="21"/>
                        </w:rPr>
                        <w:t>255</w:t>
                      </w:r>
                      <w:r w:rsidRPr="00CB5572">
                        <w:rPr>
                          <w:rFonts w:ascii="Consolas" w:eastAsia="Times New Roman" w:hAnsi="Consolas" w:cs="Times New Roman"/>
                          <w:color w:val="CCCCCC"/>
                          <w:sz w:val="21"/>
                          <w:szCs w:val="21"/>
                        </w:rPr>
                        <w:t>,\</w:t>
                      </w:r>
                      <w:proofErr w:type="gramEnd"/>
                    </w:p>
                    <w:p w14:paraId="1D25A9B6" w14:textId="77777777" w:rsidR="00CB5572" w:rsidRPr="00CB5572" w:rsidRDefault="00CB5572" w:rsidP="00CB5572">
                      <w:pPr>
                        <w:shd w:val="clear" w:color="auto" w:fill="1F1F1F"/>
                        <w:spacing w:line="285" w:lineRule="atLeast"/>
                        <w:rPr>
                          <w:rFonts w:ascii="Consolas" w:eastAsia="Times New Roman" w:hAnsi="Consolas" w:cs="Times New Roman"/>
                          <w:color w:val="CCCCCC"/>
                          <w:sz w:val="21"/>
                          <w:szCs w:val="21"/>
                        </w:rPr>
                      </w:pP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4EC9B0"/>
                          <w:sz w:val="21"/>
                          <w:szCs w:val="21"/>
                        </w:rPr>
                        <w:t>cv2</w:t>
                      </w:r>
                      <w:r w:rsidRPr="00CB5572">
                        <w:rPr>
                          <w:rFonts w:ascii="Consolas" w:eastAsia="Times New Roman" w:hAnsi="Consolas" w:cs="Times New Roman"/>
                          <w:color w:val="CCCCCC"/>
                          <w:sz w:val="21"/>
                          <w:szCs w:val="21"/>
                        </w:rPr>
                        <w:t>.THRESH_BINARY</w:t>
                      </w:r>
                      <w:r w:rsidRPr="00CB5572">
                        <w:rPr>
                          <w:rFonts w:ascii="Consolas" w:eastAsia="Times New Roman" w:hAnsi="Consolas" w:cs="Times New Roman"/>
                          <w:color w:val="D4D4D4"/>
                          <w:sz w:val="21"/>
                          <w:szCs w:val="21"/>
                        </w:rPr>
                        <w:t>+</w:t>
                      </w:r>
                      <w:r w:rsidRPr="00CB5572">
                        <w:rPr>
                          <w:rFonts w:ascii="Consolas" w:eastAsia="Times New Roman" w:hAnsi="Consolas" w:cs="Times New Roman"/>
                          <w:color w:val="4EC9B0"/>
                          <w:sz w:val="21"/>
                          <w:szCs w:val="21"/>
                        </w:rPr>
                        <w:t>cv2</w:t>
                      </w:r>
                      <w:r w:rsidRPr="00CB5572">
                        <w:rPr>
                          <w:rFonts w:ascii="Consolas" w:eastAsia="Times New Roman" w:hAnsi="Consolas" w:cs="Times New Roman"/>
                          <w:color w:val="CCCCCC"/>
                          <w:sz w:val="21"/>
                          <w:szCs w:val="21"/>
                        </w:rPr>
                        <w:t>.THRESH_OTSU)</w:t>
                      </w:r>
                    </w:p>
                    <w:p w14:paraId="48EC7585" w14:textId="77777777" w:rsidR="00CB5572" w:rsidRPr="00CB5572" w:rsidRDefault="00CB5572" w:rsidP="00CB5572">
                      <w:pPr>
                        <w:shd w:val="clear" w:color="auto" w:fill="1F1F1F"/>
                        <w:spacing w:line="285" w:lineRule="atLeast"/>
                        <w:rPr>
                          <w:rFonts w:ascii="Consolas" w:eastAsia="Times New Roman" w:hAnsi="Consolas" w:cs="Times New Roman"/>
                          <w:color w:val="CCCCCC"/>
                          <w:sz w:val="21"/>
                          <w:szCs w:val="21"/>
                        </w:rPr>
                      </w:pPr>
                      <w:r w:rsidRPr="00CB5572">
                        <w:rPr>
                          <w:rFonts w:ascii="Consolas" w:eastAsia="Times New Roman" w:hAnsi="Consolas" w:cs="Times New Roman"/>
                          <w:color w:val="CCCCCC"/>
                          <w:sz w:val="21"/>
                          <w:szCs w:val="21"/>
                        </w:rPr>
                        <w:t xml:space="preserve">    </w:t>
                      </w:r>
                      <w:proofErr w:type="spellStart"/>
                      <w:r w:rsidRPr="00CB5572">
                        <w:rPr>
                          <w:rFonts w:ascii="Consolas" w:eastAsia="Times New Roman" w:hAnsi="Consolas" w:cs="Times New Roman"/>
                          <w:color w:val="9CDCFE"/>
                          <w:sz w:val="21"/>
                          <w:szCs w:val="21"/>
                        </w:rPr>
                        <w:t>barcode_info</w:t>
                      </w:r>
                      <w:proofErr w:type="spellEnd"/>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D4D4D4"/>
                          <w:sz w:val="21"/>
                          <w:szCs w:val="21"/>
                        </w:rPr>
                        <w:t>=</w:t>
                      </w: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DCDCAA"/>
                          <w:sz w:val="21"/>
                          <w:szCs w:val="21"/>
                        </w:rPr>
                        <w:t>decode</w:t>
                      </w:r>
                      <w:r w:rsidRPr="00CB5572">
                        <w:rPr>
                          <w:rFonts w:ascii="Consolas" w:eastAsia="Times New Roman" w:hAnsi="Consolas" w:cs="Times New Roman"/>
                          <w:color w:val="CCCCCC"/>
                          <w:sz w:val="21"/>
                          <w:szCs w:val="21"/>
                        </w:rPr>
                        <w:t>(</w:t>
                      </w:r>
                      <w:proofErr w:type="spellStart"/>
                      <w:r w:rsidRPr="00CB5572">
                        <w:rPr>
                          <w:rFonts w:ascii="Consolas" w:eastAsia="Times New Roman" w:hAnsi="Consolas" w:cs="Times New Roman"/>
                          <w:color w:val="9CDCFE"/>
                          <w:sz w:val="21"/>
                          <w:szCs w:val="21"/>
                        </w:rPr>
                        <w:t>bw_</w:t>
                      </w:r>
                      <w:proofErr w:type="gramStart"/>
                      <w:r w:rsidRPr="00CB5572">
                        <w:rPr>
                          <w:rFonts w:ascii="Consolas" w:eastAsia="Times New Roman" w:hAnsi="Consolas" w:cs="Times New Roman"/>
                          <w:color w:val="9CDCFE"/>
                          <w:sz w:val="21"/>
                          <w:szCs w:val="21"/>
                        </w:rPr>
                        <w:t>im</w:t>
                      </w:r>
                      <w:proofErr w:type="spellEnd"/>
                      <w:r w:rsidRPr="00CB5572">
                        <w:rPr>
                          <w:rFonts w:ascii="Consolas" w:eastAsia="Times New Roman" w:hAnsi="Consolas" w:cs="Times New Roman"/>
                          <w:color w:val="CCCCCC"/>
                          <w:sz w:val="21"/>
                          <w:szCs w:val="21"/>
                        </w:rPr>
                        <w:t>)</w:t>
                      </w:r>
                      <w:r w:rsidRPr="00CB5572">
                        <w:rPr>
                          <w:rFonts w:ascii="Consolas" w:eastAsia="Times New Roman" w:hAnsi="Consolas" w:cs="Times New Roman"/>
                          <w:color w:val="6A9955"/>
                          <w:sz w:val="21"/>
                          <w:szCs w:val="21"/>
                        </w:rPr>
                        <w:t>#</w:t>
                      </w:r>
                      <w:proofErr w:type="gramEnd"/>
                      <w:r w:rsidRPr="00CB5572">
                        <w:rPr>
                          <w:rFonts w:ascii="Consolas" w:eastAsia="Times New Roman" w:hAnsi="Consolas" w:cs="Times New Roman"/>
                          <w:color w:val="6A9955"/>
                          <w:sz w:val="21"/>
                          <w:szCs w:val="21"/>
                        </w:rPr>
                        <w:t>, symbols=[ZBarSymbol.CODE128])</w:t>
                      </w:r>
                    </w:p>
                    <w:p w14:paraId="32655751" w14:textId="77777777" w:rsidR="00CB5572" w:rsidRPr="00CB5572" w:rsidRDefault="00CB5572" w:rsidP="00CB5572">
                      <w:pPr>
                        <w:shd w:val="clear" w:color="auto" w:fill="1F1F1F"/>
                        <w:spacing w:line="285" w:lineRule="atLeast"/>
                        <w:rPr>
                          <w:rFonts w:ascii="Consolas" w:eastAsia="Times New Roman" w:hAnsi="Consolas" w:cs="Times New Roman"/>
                          <w:color w:val="CCCCCC"/>
                          <w:sz w:val="21"/>
                          <w:szCs w:val="21"/>
                        </w:rPr>
                      </w:pP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C586C0"/>
                          <w:sz w:val="21"/>
                          <w:szCs w:val="21"/>
                        </w:rPr>
                        <w:t>if</w:t>
                      </w:r>
                      <w:r w:rsidRPr="00CB5572">
                        <w:rPr>
                          <w:rFonts w:ascii="Consolas" w:eastAsia="Times New Roman" w:hAnsi="Consolas" w:cs="Times New Roman"/>
                          <w:color w:val="CCCCCC"/>
                          <w:sz w:val="21"/>
                          <w:szCs w:val="21"/>
                        </w:rPr>
                        <w:t xml:space="preserve"> </w:t>
                      </w:r>
                      <w:proofErr w:type="spellStart"/>
                      <w:r w:rsidRPr="00CB5572">
                        <w:rPr>
                          <w:rFonts w:ascii="Consolas" w:eastAsia="Times New Roman" w:hAnsi="Consolas" w:cs="Times New Roman"/>
                          <w:color w:val="9CDCFE"/>
                          <w:sz w:val="21"/>
                          <w:szCs w:val="21"/>
                        </w:rPr>
                        <w:t>barcode_info</w:t>
                      </w:r>
                      <w:proofErr w:type="spellEnd"/>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D4D4D4"/>
                          <w:sz w:val="21"/>
                          <w:szCs w:val="21"/>
                        </w:rPr>
                        <w:t>==</w:t>
                      </w:r>
                      <w:r w:rsidRPr="00CB5572">
                        <w:rPr>
                          <w:rFonts w:ascii="Consolas" w:eastAsia="Times New Roman" w:hAnsi="Consolas" w:cs="Times New Roman"/>
                          <w:color w:val="CCCCCC"/>
                          <w:sz w:val="21"/>
                          <w:szCs w:val="21"/>
                        </w:rPr>
                        <w:t xml:space="preserve"> []:</w:t>
                      </w:r>
                    </w:p>
                    <w:p w14:paraId="74D39CC2" w14:textId="77777777" w:rsidR="00CB5572" w:rsidRPr="00CB5572" w:rsidRDefault="00CB5572" w:rsidP="00CB5572">
                      <w:pPr>
                        <w:shd w:val="clear" w:color="auto" w:fill="1F1F1F"/>
                        <w:spacing w:line="285" w:lineRule="atLeast"/>
                        <w:rPr>
                          <w:rFonts w:ascii="Consolas" w:eastAsia="Times New Roman" w:hAnsi="Consolas" w:cs="Times New Roman"/>
                          <w:color w:val="CCCCCC"/>
                          <w:sz w:val="21"/>
                          <w:szCs w:val="21"/>
                        </w:rPr>
                      </w:pP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C586C0"/>
                          <w:sz w:val="21"/>
                          <w:szCs w:val="21"/>
                        </w:rPr>
                        <w:t>return</w:t>
                      </w:r>
                      <w:r w:rsidRPr="00CB5572">
                        <w:rPr>
                          <w:rFonts w:ascii="Consolas" w:eastAsia="Times New Roman" w:hAnsi="Consolas" w:cs="Times New Roman"/>
                          <w:color w:val="CCCCCC"/>
                          <w:sz w:val="21"/>
                          <w:szCs w:val="21"/>
                        </w:rPr>
                        <w:t xml:space="preserve"> </w:t>
                      </w:r>
                      <w:proofErr w:type="spellStart"/>
                      <w:r w:rsidRPr="00CB5572">
                        <w:rPr>
                          <w:rFonts w:ascii="Consolas" w:eastAsia="Times New Roman" w:hAnsi="Consolas" w:cs="Times New Roman"/>
                          <w:color w:val="DCDCAA"/>
                          <w:sz w:val="21"/>
                          <w:szCs w:val="21"/>
                        </w:rPr>
                        <w:t>barcode_error_</w:t>
                      </w:r>
                      <w:proofErr w:type="gramStart"/>
                      <w:r w:rsidRPr="00CB5572">
                        <w:rPr>
                          <w:rFonts w:ascii="Consolas" w:eastAsia="Times New Roman" w:hAnsi="Consolas" w:cs="Times New Roman"/>
                          <w:color w:val="DCDCAA"/>
                          <w:sz w:val="21"/>
                          <w:szCs w:val="21"/>
                        </w:rPr>
                        <w:t>fixing</w:t>
                      </w:r>
                      <w:proofErr w:type="spellEnd"/>
                      <w:r w:rsidRPr="00CB5572">
                        <w:rPr>
                          <w:rFonts w:ascii="Consolas" w:eastAsia="Times New Roman" w:hAnsi="Consolas" w:cs="Times New Roman"/>
                          <w:color w:val="CCCCCC"/>
                          <w:sz w:val="21"/>
                          <w:szCs w:val="21"/>
                        </w:rPr>
                        <w:t>(</w:t>
                      </w:r>
                      <w:proofErr w:type="spellStart"/>
                      <w:proofErr w:type="gramEnd"/>
                      <w:r w:rsidRPr="00CB5572">
                        <w:rPr>
                          <w:rFonts w:ascii="Consolas" w:eastAsia="Times New Roman" w:hAnsi="Consolas" w:cs="Times New Roman"/>
                          <w:color w:val="9CDCFE"/>
                          <w:sz w:val="21"/>
                          <w:szCs w:val="21"/>
                        </w:rPr>
                        <w:t>picture_path</w:t>
                      </w:r>
                      <w:r w:rsidRPr="00CB5572">
                        <w:rPr>
                          <w:rFonts w:ascii="Consolas" w:eastAsia="Times New Roman" w:hAnsi="Consolas" w:cs="Times New Roman"/>
                          <w:color w:val="CCCCCC"/>
                          <w:sz w:val="21"/>
                          <w:szCs w:val="21"/>
                        </w:rPr>
                        <w:t>,</w:t>
                      </w:r>
                      <w:r w:rsidRPr="00CB5572">
                        <w:rPr>
                          <w:rFonts w:ascii="Consolas" w:eastAsia="Times New Roman" w:hAnsi="Consolas" w:cs="Times New Roman"/>
                          <w:color w:val="CE9178"/>
                          <w:sz w:val="21"/>
                          <w:szCs w:val="21"/>
                        </w:rPr>
                        <w:t>"error</w:t>
                      </w:r>
                      <w:proofErr w:type="spellEnd"/>
                      <w:r w:rsidRPr="00CB5572">
                        <w:rPr>
                          <w:rFonts w:ascii="Consolas" w:eastAsia="Times New Roman" w:hAnsi="Consolas" w:cs="Times New Roman"/>
                          <w:color w:val="CE9178"/>
                          <w:sz w:val="21"/>
                          <w:szCs w:val="21"/>
                        </w:rPr>
                        <w:t>: no barcode found"</w:t>
                      </w:r>
                      <w:r w:rsidRPr="00CB5572">
                        <w:rPr>
                          <w:rFonts w:ascii="Consolas" w:eastAsia="Times New Roman" w:hAnsi="Consolas" w:cs="Times New Roman"/>
                          <w:color w:val="CCCCCC"/>
                          <w:sz w:val="21"/>
                          <w:szCs w:val="21"/>
                        </w:rPr>
                        <w:t>)</w:t>
                      </w:r>
                    </w:p>
                    <w:p w14:paraId="7531B29D" w14:textId="77777777" w:rsidR="00CB5572" w:rsidRPr="00CB5572" w:rsidRDefault="00CB5572" w:rsidP="00CB5572">
                      <w:pPr>
                        <w:shd w:val="clear" w:color="auto" w:fill="1F1F1F"/>
                        <w:spacing w:line="285" w:lineRule="atLeast"/>
                        <w:rPr>
                          <w:rFonts w:ascii="Consolas" w:eastAsia="Times New Roman" w:hAnsi="Consolas" w:cs="Times New Roman"/>
                          <w:color w:val="CCCCCC"/>
                          <w:sz w:val="21"/>
                          <w:szCs w:val="21"/>
                        </w:rPr>
                      </w:pPr>
                      <w:r w:rsidRPr="00CB5572">
                        <w:rPr>
                          <w:rFonts w:ascii="Consolas" w:eastAsia="Times New Roman" w:hAnsi="Consolas" w:cs="Times New Roman"/>
                          <w:color w:val="CCCCCC"/>
                          <w:sz w:val="21"/>
                          <w:szCs w:val="21"/>
                        </w:rPr>
                        <w:t xml:space="preserve">    </w:t>
                      </w:r>
                      <w:proofErr w:type="spellStart"/>
                      <w:r w:rsidRPr="00CB5572">
                        <w:rPr>
                          <w:rFonts w:ascii="Consolas" w:eastAsia="Times New Roman" w:hAnsi="Consolas" w:cs="Times New Roman"/>
                          <w:color w:val="C586C0"/>
                          <w:sz w:val="21"/>
                          <w:szCs w:val="21"/>
                        </w:rPr>
                        <w:t>elif</w:t>
                      </w:r>
                      <w:proofErr w:type="spellEnd"/>
                      <w:r w:rsidRPr="00CB5572">
                        <w:rPr>
                          <w:rFonts w:ascii="Consolas" w:eastAsia="Times New Roman" w:hAnsi="Consolas" w:cs="Times New Roman"/>
                          <w:color w:val="CCCCCC"/>
                          <w:sz w:val="21"/>
                          <w:szCs w:val="21"/>
                        </w:rPr>
                        <w:t xml:space="preserve"> </w:t>
                      </w:r>
                      <w:proofErr w:type="spellStart"/>
                      <w:r w:rsidRPr="00CB5572">
                        <w:rPr>
                          <w:rFonts w:ascii="Consolas" w:eastAsia="Times New Roman" w:hAnsi="Consolas" w:cs="Times New Roman"/>
                          <w:color w:val="DCDCAA"/>
                          <w:sz w:val="21"/>
                          <w:szCs w:val="21"/>
                        </w:rPr>
                        <w:t>len</w:t>
                      </w:r>
                      <w:proofErr w:type="spellEnd"/>
                      <w:r w:rsidRPr="00CB5572">
                        <w:rPr>
                          <w:rFonts w:ascii="Consolas" w:eastAsia="Times New Roman" w:hAnsi="Consolas" w:cs="Times New Roman"/>
                          <w:color w:val="CCCCCC"/>
                          <w:sz w:val="21"/>
                          <w:szCs w:val="21"/>
                        </w:rPr>
                        <w:t>(</w:t>
                      </w:r>
                      <w:proofErr w:type="spellStart"/>
                      <w:r w:rsidRPr="00CB5572">
                        <w:rPr>
                          <w:rFonts w:ascii="Consolas" w:eastAsia="Times New Roman" w:hAnsi="Consolas" w:cs="Times New Roman"/>
                          <w:color w:val="9CDCFE"/>
                          <w:sz w:val="21"/>
                          <w:szCs w:val="21"/>
                        </w:rPr>
                        <w:t>barcode_info</w:t>
                      </w:r>
                      <w:proofErr w:type="spellEnd"/>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D4D4D4"/>
                          <w:sz w:val="21"/>
                          <w:szCs w:val="21"/>
                        </w:rPr>
                        <w:t>&gt;</w:t>
                      </w: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B5CEA8"/>
                          <w:sz w:val="21"/>
                          <w:szCs w:val="21"/>
                        </w:rPr>
                        <w:t>1</w:t>
                      </w:r>
                      <w:r w:rsidRPr="00CB5572">
                        <w:rPr>
                          <w:rFonts w:ascii="Consolas" w:eastAsia="Times New Roman" w:hAnsi="Consolas" w:cs="Times New Roman"/>
                          <w:color w:val="CCCCCC"/>
                          <w:sz w:val="21"/>
                          <w:szCs w:val="21"/>
                        </w:rPr>
                        <w:t>:</w:t>
                      </w:r>
                    </w:p>
                    <w:p w14:paraId="0E9E1FDC" w14:textId="77777777" w:rsidR="00CB5572" w:rsidRPr="00CB5572" w:rsidRDefault="00CB5572" w:rsidP="00CB5572">
                      <w:pPr>
                        <w:shd w:val="clear" w:color="auto" w:fill="1F1F1F"/>
                        <w:spacing w:line="285" w:lineRule="atLeast"/>
                        <w:rPr>
                          <w:rFonts w:ascii="Consolas" w:eastAsia="Times New Roman" w:hAnsi="Consolas" w:cs="Times New Roman"/>
                          <w:color w:val="CCCCCC"/>
                          <w:sz w:val="21"/>
                          <w:szCs w:val="21"/>
                        </w:rPr>
                      </w:pP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C586C0"/>
                          <w:sz w:val="21"/>
                          <w:szCs w:val="21"/>
                        </w:rPr>
                        <w:t>return</w:t>
                      </w:r>
                      <w:r w:rsidRPr="00CB5572">
                        <w:rPr>
                          <w:rFonts w:ascii="Consolas" w:eastAsia="Times New Roman" w:hAnsi="Consolas" w:cs="Times New Roman"/>
                          <w:color w:val="CCCCCC"/>
                          <w:sz w:val="21"/>
                          <w:szCs w:val="21"/>
                        </w:rPr>
                        <w:t xml:space="preserve"> </w:t>
                      </w:r>
                      <w:proofErr w:type="spellStart"/>
                      <w:r w:rsidRPr="00CB5572">
                        <w:rPr>
                          <w:rFonts w:ascii="Consolas" w:eastAsia="Times New Roman" w:hAnsi="Consolas" w:cs="Times New Roman"/>
                          <w:color w:val="DCDCAA"/>
                          <w:sz w:val="21"/>
                          <w:szCs w:val="21"/>
                        </w:rPr>
                        <w:t>barcode_error_</w:t>
                      </w:r>
                      <w:proofErr w:type="gramStart"/>
                      <w:r w:rsidRPr="00CB5572">
                        <w:rPr>
                          <w:rFonts w:ascii="Consolas" w:eastAsia="Times New Roman" w:hAnsi="Consolas" w:cs="Times New Roman"/>
                          <w:color w:val="DCDCAA"/>
                          <w:sz w:val="21"/>
                          <w:szCs w:val="21"/>
                        </w:rPr>
                        <w:t>fixing</w:t>
                      </w:r>
                      <w:proofErr w:type="spellEnd"/>
                      <w:r w:rsidRPr="00CB5572">
                        <w:rPr>
                          <w:rFonts w:ascii="Consolas" w:eastAsia="Times New Roman" w:hAnsi="Consolas" w:cs="Times New Roman"/>
                          <w:color w:val="CCCCCC"/>
                          <w:sz w:val="21"/>
                          <w:szCs w:val="21"/>
                        </w:rPr>
                        <w:t>(</w:t>
                      </w:r>
                      <w:proofErr w:type="spellStart"/>
                      <w:proofErr w:type="gramEnd"/>
                      <w:r w:rsidRPr="00CB5572">
                        <w:rPr>
                          <w:rFonts w:ascii="Consolas" w:eastAsia="Times New Roman" w:hAnsi="Consolas" w:cs="Times New Roman"/>
                          <w:color w:val="9CDCFE"/>
                          <w:sz w:val="21"/>
                          <w:szCs w:val="21"/>
                        </w:rPr>
                        <w:t>picture_path</w:t>
                      </w:r>
                      <w:r w:rsidRPr="00CB5572">
                        <w:rPr>
                          <w:rFonts w:ascii="Consolas" w:eastAsia="Times New Roman" w:hAnsi="Consolas" w:cs="Times New Roman"/>
                          <w:color w:val="CCCCCC"/>
                          <w:sz w:val="21"/>
                          <w:szCs w:val="21"/>
                        </w:rPr>
                        <w:t>,</w:t>
                      </w:r>
                      <w:r w:rsidRPr="00CB5572">
                        <w:rPr>
                          <w:rFonts w:ascii="Consolas" w:eastAsia="Times New Roman" w:hAnsi="Consolas" w:cs="Times New Roman"/>
                          <w:color w:val="CE9178"/>
                          <w:sz w:val="21"/>
                          <w:szCs w:val="21"/>
                        </w:rPr>
                        <w:t>"error</w:t>
                      </w:r>
                      <w:proofErr w:type="spellEnd"/>
                      <w:r w:rsidRPr="00CB5572">
                        <w:rPr>
                          <w:rFonts w:ascii="Consolas" w:eastAsia="Times New Roman" w:hAnsi="Consolas" w:cs="Times New Roman"/>
                          <w:color w:val="CE9178"/>
                          <w:sz w:val="21"/>
                          <w:szCs w:val="21"/>
                        </w:rPr>
                        <w:t>: multiple barcodes"</w:t>
                      </w:r>
                      <w:r w:rsidRPr="00CB5572">
                        <w:rPr>
                          <w:rFonts w:ascii="Consolas" w:eastAsia="Times New Roman" w:hAnsi="Consolas" w:cs="Times New Roman"/>
                          <w:color w:val="CCCCCC"/>
                          <w:sz w:val="21"/>
                          <w:szCs w:val="21"/>
                        </w:rPr>
                        <w:t>)</w:t>
                      </w:r>
                    </w:p>
                    <w:p w14:paraId="6338E0E9" w14:textId="77777777" w:rsidR="00CB5572" w:rsidRPr="00CB5572" w:rsidRDefault="00CB5572" w:rsidP="00CB5572">
                      <w:pPr>
                        <w:shd w:val="clear" w:color="auto" w:fill="1F1F1F"/>
                        <w:spacing w:line="285" w:lineRule="atLeast"/>
                        <w:rPr>
                          <w:rFonts w:ascii="Consolas" w:eastAsia="Times New Roman" w:hAnsi="Consolas" w:cs="Times New Roman"/>
                          <w:color w:val="CCCCCC"/>
                          <w:sz w:val="21"/>
                          <w:szCs w:val="21"/>
                        </w:rPr>
                      </w:pP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C586C0"/>
                          <w:sz w:val="21"/>
                          <w:szCs w:val="21"/>
                        </w:rPr>
                        <w:t>else</w:t>
                      </w:r>
                      <w:r w:rsidRPr="00CB5572">
                        <w:rPr>
                          <w:rFonts w:ascii="Consolas" w:eastAsia="Times New Roman" w:hAnsi="Consolas" w:cs="Times New Roman"/>
                          <w:color w:val="CCCCCC"/>
                          <w:sz w:val="21"/>
                          <w:szCs w:val="21"/>
                        </w:rPr>
                        <w:t>:</w:t>
                      </w:r>
                    </w:p>
                    <w:p w14:paraId="18192802" w14:textId="77777777" w:rsidR="00CB5572" w:rsidRPr="00CB5572" w:rsidRDefault="00CB5572" w:rsidP="00CB5572">
                      <w:pPr>
                        <w:shd w:val="clear" w:color="auto" w:fill="1F1F1F"/>
                        <w:spacing w:line="285" w:lineRule="atLeast"/>
                        <w:rPr>
                          <w:rFonts w:ascii="Consolas" w:eastAsia="Times New Roman" w:hAnsi="Consolas" w:cs="Times New Roman"/>
                          <w:color w:val="CCCCCC"/>
                          <w:sz w:val="21"/>
                          <w:szCs w:val="21"/>
                        </w:rPr>
                      </w:pP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C586C0"/>
                          <w:sz w:val="21"/>
                          <w:szCs w:val="21"/>
                        </w:rPr>
                        <w:t>return</w:t>
                      </w:r>
                      <w:r w:rsidRPr="00CB5572">
                        <w:rPr>
                          <w:rFonts w:ascii="Consolas" w:eastAsia="Times New Roman" w:hAnsi="Consolas" w:cs="Times New Roman"/>
                          <w:color w:val="CCCCCC"/>
                          <w:sz w:val="21"/>
                          <w:szCs w:val="21"/>
                        </w:rPr>
                        <w:t xml:space="preserve"> </w:t>
                      </w:r>
                      <w:proofErr w:type="spellStart"/>
                      <w:r w:rsidRPr="00CB5572">
                        <w:rPr>
                          <w:rFonts w:ascii="Consolas" w:eastAsia="Times New Roman" w:hAnsi="Consolas" w:cs="Times New Roman"/>
                          <w:color w:val="9CDCFE"/>
                          <w:sz w:val="21"/>
                          <w:szCs w:val="21"/>
                        </w:rPr>
                        <w:t>barcode_info</w:t>
                      </w:r>
                      <w:proofErr w:type="spellEnd"/>
                      <w:r w:rsidRPr="00CB5572">
                        <w:rPr>
                          <w:rFonts w:ascii="Consolas" w:eastAsia="Times New Roman" w:hAnsi="Consolas" w:cs="Times New Roman"/>
                          <w:color w:val="CCCCCC"/>
                          <w:sz w:val="21"/>
                          <w:szCs w:val="21"/>
                        </w:rPr>
                        <w:t>[</w:t>
                      </w:r>
                      <w:r w:rsidRPr="00CB5572">
                        <w:rPr>
                          <w:rFonts w:ascii="Consolas" w:eastAsia="Times New Roman" w:hAnsi="Consolas" w:cs="Times New Roman"/>
                          <w:color w:val="B5CEA8"/>
                          <w:sz w:val="21"/>
                          <w:szCs w:val="21"/>
                        </w:rPr>
                        <w:t>0</w:t>
                      </w:r>
                      <w:r w:rsidRPr="00CB5572">
                        <w:rPr>
                          <w:rFonts w:ascii="Consolas" w:eastAsia="Times New Roman" w:hAnsi="Consolas" w:cs="Times New Roman"/>
                          <w:color w:val="CCCCCC"/>
                          <w:sz w:val="21"/>
                          <w:szCs w:val="21"/>
                        </w:rPr>
                        <w:t>].</w:t>
                      </w:r>
                      <w:proofErr w:type="spellStart"/>
                      <w:proofErr w:type="gramStart"/>
                      <w:r w:rsidRPr="00CB5572">
                        <w:rPr>
                          <w:rFonts w:ascii="Consolas" w:eastAsia="Times New Roman" w:hAnsi="Consolas" w:cs="Times New Roman"/>
                          <w:color w:val="CCCCCC"/>
                          <w:sz w:val="21"/>
                          <w:szCs w:val="21"/>
                        </w:rPr>
                        <w:t>data.decode</w:t>
                      </w:r>
                      <w:proofErr w:type="spellEnd"/>
                      <w:proofErr w:type="gramEnd"/>
                      <w:r w:rsidRPr="00CB5572">
                        <w:rPr>
                          <w:rFonts w:ascii="Consolas" w:eastAsia="Times New Roman" w:hAnsi="Consolas" w:cs="Times New Roman"/>
                          <w:color w:val="CCCCCC"/>
                          <w:sz w:val="21"/>
                          <w:szCs w:val="21"/>
                        </w:rPr>
                        <w:t>(</w:t>
                      </w:r>
                      <w:r w:rsidRPr="00CB5572">
                        <w:rPr>
                          <w:rFonts w:ascii="Consolas" w:eastAsia="Times New Roman" w:hAnsi="Consolas" w:cs="Times New Roman"/>
                          <w:color w:val="CE9178"/>
                          <w:sz w:val="21"/>
                          <w:szCs w:val="21"/>
                        </w:rPr>
                        <w:t>"utf-8"</w:t>
                      </w:r>
                      <w:r w:rsidRPr="00CB5572">
                        <w:rPr>
                          <w:rFonts w:ascii="Consolas" w:eastAsia="Times New Roman" w:hAnsi="Consolas" w:cs="Times New Roman"/>
                          <w:color w:val="CCCCCC"/>
                          <w:sz w:val="21"/>
                          <w:szCs w:val="21"/>
                        </w:rPr>
                        <w:t>)</w:t>
                      </w:r>
                    </w:p>
                    <w:p w14:paraId="256E73CC" w14:textId="23BBE94E" w:rsidR="006108FA" w:rsidRDefault="006108FA"/>
                  </w:txbxContent>
                </v:textbox>
                <w10:wrap type="topAndBottom" anchorx="margin"/>
              </v:shape>
            </w:pict>
          </mc:Fallback>
        </mc:AlternateContent>
      </w:r>
    </w:p>
    <w:p w14:paraId="2A7B2BE4" w14:textId="4AF67669" w:rsidR="006108FA" w:rsidRDefault="006108FA" w:rsidP="008F0F15">
      <w:commentRangeStart w:id="8"/>
      <w:r>
        <w:t xml:space="preserve">Figure X: </w:t>
      </w:r>
      <w:commentRangeEnd w:id="8"/>
      <w:r w:rsidR="00663E24">
        <w:rPr>
          <w:rStyle w:val="CommentReference"/>
        </w:rPr>
        <w:commentReference w:id="8"/>
      </w:r>
      <w:r>
        <w:t>QR Code Functions</w:t>
      </w:r>
    </w:p>
    <w:p w14:paraId="11E6DA7E" w14:textId="77777777" w:rsidR="00D008BE" w:rsidRDefault="00D008BE" w:rsidP="008F0F15"/>
    <w:p w14:paraId="5C5693F8" w14:textId="1E5F4AC0" w:rsidR="00663E24" w:rsidRDefault="00663E24" w:rsidP="008F0F15">
      <w:r>
        <w:lastRenderedPageBreak/>
        <w:t>Figure X contains the functions that read the barcodes</w:t>
      </w:r>
      <w:r w:rsidR="00CB5572">
        <w:t xml:space="preserve">. The decode function from the </w:t>
      </w:r>
      <w:proofErr w:type="spellStart"/>
      <w:r w:rsidR="00CB5572">
        <w:t>pyzbar</w:t>
      </w:r>
      <w:proofErr w:type="spellEnd"/>
      <w:r w:rsidR="00CB5572">
        <w:t xml:space="preserve"> package is used to read the </w:t>
      </w:r>
      <w:commentRangeStart w:id="9"/>
      <w:r w:rsidR="00CB5572">
        <w:t>QR code.</w:t>
      </w:r>
      <w:commentRangeEnd w:id="9"/>
      <w:r w:rsidR="00CB5572">
        <w:rPr>
          <w:rStyle w:val="CommentReference"/>
        </w:rPr>
        <w:commentReference w:id="9"/>
      </w:r>
      <w:r w:rsidR="00CB5572">
        <w:t xml:space="preserve"> While testing this function I learned that the decode function can perfectly read screenshots of QR codes, but could not read pictures of QR codes printed on paper. </w:t>
      </w:r>
      <w:r w:rsidR="00452B9A">
        <w:t xml:space="preserve">After reading multiple Stack Overflow posts I learned that pictures of QR codes need image processing so they can be read properly. Since the CV2 package was already being used for loading the images, I used the image processing functions that are available </w:t>
      </w:r>
      <w:commentRangeStart w:id="10"/>
      <w:r w:rsidR="00452B9A">
        <w:t>within</w:t>
      </w:r>
      <w:commentRangeEnd w:id="10"/>
      <w:r w:rsidR="00452B9A">
        <w:rPr>
          <w:rStyle w:val="CommentReference"/>
        </w:rPr>
        <w:commentReference w:id="10"/>
      </w:r>
      <w:r w:rsidR="00452B9A">
        <w:t xml:space="preserve"> CV2. The details behind each function are not particularly important for this project but can be reviewed in detail in the CV2 documentation and other image processing literature. This particular combination of image processing produces acceptable results, but could be improved because it struggles to read the </w:t>
      </w:r>
      <w:r w:rsidR="00A73564">
        <w:t>QR codes</w:t>
      </w:r>
      <w:r w:rsidR="00452B9A">
        <w:t xml:space="preserve"> when they are partially covered in shadow.</w:t>
      </w:r>
    </w:p>
    <w:p w14:paraId="6FD79FE6" w14:textId="7A9A61B3" w:rsidR="00ED2B17" w:rsidRDefault="00ED2B17" w:rsidP="008F0F15"/>
    <w:p w14:paraId="269ECECC" w14:textId="38349A70" w:rsidR="00ED2B17" w:rsidRDefault="00ED2B17" w:rsidP="008F0F15">
      <w:r>
        <w:t xml:space="preserve">The </w:t>
      </w:r>
      <w:proofErr w:type="spellStart"/>
      <w:r>
        <w:t>read_barcode</w:t>
      </w:r>
      <w:proofErr w:type="spellEnd"/>
      <w:r>
        <w:t xml:space="preserve"> function returns the description of the QR code as a string. If there is an error reading the QR code or if there are multiple QR codes in the picture, an error message is returned as a string</w:t>
      </w:r>
      <w:r w:rsidR="00315560">
        <w:t xml:space="preserve">. If there is an error reading the barcode, the </w:t>
      </w:r>
      <w:proofErr w:type="spellStart"/>
      <w:r w:rsidR="00315560">
        <w:t>barcode_error_fixing</w:t>
      </w:r>
      <w:proofErr w:type="spellEnd"/>
      <w:r w:rsidR="00315560">
        <w:t xml:space="preserve"> function is called. This function overrides anything read from the image and searches the name of the image file for a replacement. It searches for anything in parentheses</w:t>
      </w:r>
      <w:r w:rsidR="006676B9">
        <w:t xml:space="preserve"> and returns whatever it finds. If there are no parentheses in the name of the file it will return a string that describes the issue.</w:t>
      </w:r>
    </w:p>
    <w:p w14:paraId="1CB69E09" w14:textId="06654A22" w:rsidR="00D57B65" w:rsidRDefault="005F0868" w:rsidP="008F0F15">
      <w:r>
        <w:rPr>
          <w:noProof/>
        </w:rPr>
        <mc:AlternateContent>
          <mc:Choice Requires="wps">
            <w:drawing>
              <wp:anchor distT="45720" distB="45720" distL="114300" distR="114300" simplePos="0" relativeHeight="251661312" behindDoc="0" locked="0" layoutInCell="1" allowOverlap="1" wp14:anchorId="71B4DD93" wp14:editId="2FB206FE">
                <wp:simplePos x="0" y="0"/>
                <wp:positionH relativeFrom="margin">
                  <wp:posOffset>-54591</wp:posOffset>
                </wp:positionH>
                <wp:positionV relativeFrom="paragraph">
                  <wp:posOffset>404523</wp:posOffset>
                </wp:positionV>
                <wp:extent cx="5922645" cy="1404620"/>
                <wp:effectExtent l="0" t="0" r="20955" b="18415"/>
                <wp:wrapTopAndBottom/>
                <wp:docPr id="6370420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2645" cy="1404620"/>
                        </a:xfrm>
                        <a:prstGeom prst="rect">
                          <a:avLst/>
                        </a:prstGeom>
                        <a:solidFill>
                          <a:srgbClr val="FFFFFF"/>
                        </a:solidFill>
                        <a:ln w="9525">
                          <a:solidFill>
                            <a:srgbClr val="000000"/>
                          </a:solidFill>
                          <a:miter lim="800000"/>
                          <a:headEnd/>
                          <a:tailEnd/>
                        </a:ln>
                      </wps:spPr>
                      <wps:txbx>
                        <w:txbxContent>
                          <w:p w14:paraId="6EF7F252" w14:textId="197513BE" w:rsidR="00D57B65" w:rsidRPr="00D57B65" w:rsidRDefault="00D57B65" w:rsidP="00D57B65">
                            <w:pPr>
                              <w:shd w:val="clear" w:color="auto" w:fill="1F1F1F"/>
                              <w:spacing w:line="285" w:lineRule="atLeast"/>
                              <w:rPr>
                                <w:rFonts w:ascii="Consolas" w:eastAsia="Times New Roman" w:hAnsi="Consolas" w:cs="Times New Roman"/>
                                <w:color w:val="CCCCCC"/>
                                <w:sz w:val="21"/>
                                <w:szCs w:val="21"/>
                              </w:rPr>
                            </w:pPr>
                            <w:r w:rsidRPr="00D57B65">
                              <w:rPr>
                                <w:rFonts w:ascii="Consolas" w:eastAsia="Times New Roman" w:hAnsi="Consolas" w:cs="Times New Roman"/>
                                <w:color w:val="569CD6"/>
                                <w:sz w:val="21"/>
                                <w:szCs w:val="21"/>
                              </w:rPr>
                              <w:t>class</w:t>
                            </w:r>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4EC9B0"/>
                                <w:sz w:val="21"/>
                                <w:szCs w:val="21"/>
                              </w:rPr>
                              <w:t>task</w:t>
                            </w:r>
                            <w:r w:rsidRPr="00D57B65">
                              <w:rPr>
                                <w:rFonts w:ascii="Consolas" w:eastAsia="Times New Roman" w:hAnsi="Consolas" w:cs="Times New Roman"/>
                                <w:color w:val="CCCCCC"/>
                                <w:sz w:val="21"/>
                                <w:szCs w:val="21"/>
                              </w:rPr>
                              <w:t>:</w:t>
                            </w:r>
                          </w:p>
                          <w:p w14:paraId="39181B44" w14:textId="77777777" w:rsidR="00D57B65" w:rsidRPr="00D57B65" w:rsidRDefault="00D57B65" w:rsidP="00D57B65">
                            <w:pPr>
                              <w:shd w:val="clear" w:color="auto" w:fill="1F1F1F"/>
                              <w:spacing w:line="285" w:lineRule="atLeast"/>
                              <w:rPr>
                                <w:rFonts w:ascii="Consolas" w:eastAsia="Times New Roman" w:hAnsi="Consolas" w:cs="Times New Roman"/>
                                <w:color w:val="CCCCCC"/>
                                <w:sz w:val="21"/>
                                <w:szCs w:val="21"/>
                              </w:rPr>
                            </w:pPr>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569CD6"/>
                                <w:sz w:val="21"/>
                                <w:szCs w:val="21"/>
                              </w:rPr>
                              <w:t>def</w:t>
                            </w:r>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DCDCAA"/>
                                <w:sz w:val="21"/>
                                <w:szCs w:val="21"/>
                              </w:rPr>
                              <w:t>__</w:t>
                            </w:r>
                            <w:proofErr w:type="spellStart"/>
                            <w:r w:rsidRPr="00D57B65">
                              <w:rPr>
                                <w:rFonts w:ascii="Consolas" w:eastAsia="Times New Roman" w:hAnsi="Consolas" w:cs="Times New Roman"/>
                                <w:color w:val="DCDCAA"/>
                                <w:sz w:val="21"/>
                                <w:szCs w:val="21"/>
                              </w:rPr>
                              <w:t>init</w:t>
                            </w:r>
                            <w:proofErr w:type="spellEnd"/>
                            <w:r w:rsidRPr="00D57B65">
                              <w:rPr>
                                <w:rFonts w:ascii="Consolas" w:eastAsia="Times New Roman" w:hAnsi="Consolas" w:cs="Times New Roman"/>
                                <w:color w:val="DCDCAA"/>
                                <w:sz w:val="21"/>
                                <w:szCs w:val="21"/>
                              </w:rPr>
                              <w:t>_</w:t>
                            </w:r>
                            <w:proofErr w:type="gramStart"/>
                            <w:r w:rsidRPr="00D57B65">
                              <w:rPr>
                                <w:rFonts w:ascii="Consolas" w:eastAsia="Times New Roman" w:hAnsi="Consolas" w:cs="Times New Roman"/>
                                <w:color w:val="DCDCAA"/>
                                <w:sz w:val="21"/>
                                <w:szCs w:val="21"/>
                              </w:rPr>
                              <w:t>_</w:t>
                            </w:r>
                            <w:r w:rsidRPr="00D57B65">
                              <w:rPr>
                                <w:rFonts w:ascii="Consolas" w:eastAsia="Times New Roman" w:hAnsi="Consolas" w:cs="Times New Roman"/>
                                <w:color w:val="CCCCCC"/>
                                <w:sz w:val="21"/>
                                <w:szCs w:val="21"/>
                              </w:rPr>
                              <w:t>(</w:t>
                            </w:r>
                            <w:proofErr w:type="gramEnd"/>
                            <w:r w:rsidRPr="00D57B65">
                              <w:rPr>
                                <w:rFonts w:ascii="Consolas" w:eastAsia="Times New Roman" w:hAnsi="Consolas" w:cs="Times New Roman"/>
                                <w:color w:val="9CDCFE"/>
                                <w:sz w:val="21"/>
                                <w:szCs w:val="21"/>
                              </w:rPr>
                              <w:t>self</w:t>
                            </w:r>
                            <w:r w:rsidRPr="00D57B65">
                              <w:rPr>
                                <w:rFonts w:ascii="Consolas" w:eastAsia="Times New Roman" w:hAnsi="Consolas" w:cs="Times New Roman"/>
                                <w:color w:val="CCCCCC"/>
                                <w:sz w:val="21"/>
                                <w:szCs w:val="21"/>
                              </w:rPr>
                              <w:t xml:space="preserve">, </w:t>
                            </w:r>
                            <w:proofErr w:type="spellStart"/>
                            <w:r w:rsidRPr="00D57B65">
                              <w:rPr>
                                <w:rFonts w:ascii="Consolas" w:eastAsia="Times New Roman" w:hAnsi="Consolas" w:cs="Times New Roman"/>
                                <w:color w:val="9CDCFE"/>
                                <w:sz w:val="21"/>
                                <w:szCs w:val="21"/>
                              </w:rPr>
                              <w:t>file_path</w:t>
                            </w:r>
                            <w:proofErr w:type="spellEnd"/>
                            <w:r w:rsidRPr="00D57B65">
                              <w:rPr>
                                <w:rFonts w:ascii="Consolas" w:eastAsia="Times New Roman" w:hAnsi="Consolas" w:cs="Times New Roman"/>
                                <w:color w:val="CCCCCC"/>
                                <w:sz w:val="21"/>
                                <w:szCs w:val="21"/>
                              </w:rPr>
                              <w:t xml:space="preserve">, </w:t>
                            </w:r>
                            <w:proofErr w:type="spellStart"/>
                            <w:r w:rsidRPr="00D57B65">
                              <w:rPr>
                                <w:rFonts w:ascii="Consolas" w:eastAsia="Times New Roman" w:hAnsi="Consolas" w:cs="Times New Roman"/>
                                <w:color w:val="9CDCFE"/>
                                <w:sz w:val="21"/>
                                <w:szCs w:val="21"/>
                              </w:rPr>
                              <w:t>task_type</w:t>
                            </w:r>
                            <w:proofErr w:type="spellEnd"/>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9CDCFE"/>
                                <w:sz w:val="21"/>
                                <w:szCs w:val="21"/>
                              </w:rPr>
                              <w:t>latitude</w:t>
                            </w:r>
                            <w:r w:rsidRPr="00D57B65">
                              <w:rPr>
                                <w:rFonts w:ascii="Consolas" w:eastAsia="Times New Roman" w:hAnsi="Consolas" w:cs="Times New Roman"/>
                                <w:color w:val="CCCCCC"/>
                                <w:sz w:val="21"/>
                                <w:szCs w:val="21"/>
                              </w:rPr>
                              <w:t>,\</w:t>
                            </w:r>
                          </w:p>
                          <w:p w14:paraId="6CDAD3B2" w14:textId="77777777" w:rsidR="00D57B65" w:rsidRPr="00D57B65" w:rsidRDefault="00D57B65" w:rsidP="00D57B65">
                            <w:pPr>
                              <w:shd w:val="clear" w:color="auto" w:fill="1F1F1F"/>
                              <w:spacing w:line="285" w:lineRule="atLeast"/>
                              <w:rPr>
                                <w:rFonts w:ascii="Consolas" w:eastAsia="Times New Roman" w:hAnsi="Consolas" w:cs="Times New Roman"/>
                                <w:color w:val="CCCCCC"/>
                                <w:sz w:val="21"/>
                                <w:szCs w:val="21"/>
                              </w:rPr>
                            </w:pPr>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9CDCFE"/>
                                <w:sz w:val="21"/>
                                <w:szCs w:val="21"/>
                              </w:rPr>
                              <w:t>longitude</w:t>
                            </w:r>
                            <w:r w:rsidRPr="00D57B65">
                              <w:rPr>
                                <w:rFonts w:ascii="Consolas" w:eastAsia="Times New Roman" w:hAnsi="Consolas" w:cs="Times New Roman"/>
                                <w:color w:val="CCCCCC"/>
                                <w:sz w:val="21"/>
                                <w:szCs w:val="21"/>
                              </w:rPr>
                              <w:t xml:space="preserve">, </w:t>
                            </w:r>
                            <w:proofErr w:type="spellStart"/>
                            <w:r w:rsidRPr="00D57B65">
                              <w:rPr>
                                <w:rFonts w:ascii="Consolas" w:eastAsia="Times New Roman" w:hAnsi="Consolas" w:cs="Times New Roman"/>
                                <w:color w:val="9CDCFE"/>
                                <w:sz w:val="21"/>
                                <w:szCs w:val="21"/>
                              </w:rPr>
                              <w:t>date_picture_taken</w:t>
                            </w:r>
                            <w:proofErr w:type="spellEnd"/>
                            <w:r w:rsidRPr="00D57B65">
                              <w:rPr>
                                <w:rFonts w:ascii="Consolas" w:eastAsia="Times New Roman" w:hAnsi="Consolas" w:cs="Times New Roman"/>
                                <w:color w:val="CCCCCC"/>
                                <w:sz w:val="21"/>
                                <w:szCs w:val="21"/>
                              </w:rPr>
                              <w:t xml:space="preserve">, </w:t>
                            </w:r>
                            <w:proofErr w:type="spellStart"/>
                            <w:r w:rsidRPr="00D57B65">
                              <w:rPr>
                                <w:rFonts w:ascii="Consolas" w:eastAsia="Times New Roman" w:hAnsi="Consolas" w:cs="Times New Roman"/>
                                <w:color w:val="9CDCFE"/>
                                <w:sz w:val="21"/>
                                <w:szCs w:val="21"/>
                              </w:rPr>
                              <w:t>date_picture_processed</w:t>
                            </w:r>
                            <w:proofErr w:type="spellEnd"/>
                            <w:r w:rsidRPr="00D57B65">
                              <w:rPr>
                                <w:rFonts w:ascii="Consolas" w:eastAsia="Times New Roman" w:hAnsi="Consolas" w:cs="Times New Roman"/>
                                <w:color w:val="CCCCCC"/>
                                <w:sz w:val="21"/>
                                <w:szCs w:val="21"/>
                              </w:rPr>
                              <w:t>):</w:t>
                            </w:r>
                          </w:p>
                          <w:p w14:paraId="21F84542" w14:textId="77777777" w:rsidR="00D57B65" w:rsidRPr="00D57B65" w:rsidRDefault="00D57B65" w:rsidP="00D57B65">
                            <w:pPr>
                              <w:shd w:val="clear" w:color="auto" w:fill="1F1F1F"/>
                              <w:spacing w:line="285" w:lineRule="atLeast"/>
                              <w:rPr>
                                <w:rFonts w:ascii="Consolas" w:eastAsia="Times New Roman" w:hAnsi="Consolas" w:cs="Times New Roman"/>
                                <w:color w:val="CCCCCC"/>
                                <w:sz w:val="21"/>
                                <w:szCs w:val="21"/>
                              </w:rPr>
                            </w:pPr>
                            <w:r w:rsidRPr="00D57B65">
                              <w:rPr>
                                <w:rFonts w:ascii="Consolas" w:eastAsia="Times New Roman" w:hAnsi="Consolas" w:cs="Times New Roman"/>
                                <w:color w:val="CCCCCC"/>
                                <w:sz w:val="21"/>
                                <w:szCs w:val="21"/>
                              </w:rPr>
                              <w:t xml:space="preserve">        </w:t>
                            </w:r>
                            <w:proofErr w:type="spellStart"/>
                            <w:proofErr w:type="gramStart"/>
                            <w:r w:rsidRPr="00D57B65">
                              <w:rPr>
                                <w:rFonts w:ascii="Consolas" w:eastAsia="Times New Roman" w:hAnsi="Consolas" w:cs="Times New Roman"/>
                                <w:color w:val="9CDCFE"/>
                                <w:sz w:val="21"/>
                                <w:szCs w:val="21"/>
                              </w:rPr>
                              <w:t>self</w:t>
                            </w:r>
                            <w:r w:rsidRPr="00D57B65">
                              <w:rPr>
                                <w:rFonts w:ascii="Consolas" w:eastAsia="Times New Roman" w:hAnsi="Consolas" w:cs="Times New Roman"/>
                                <w:color w:val="CCCCCC"/>
                                <w:sz w:val="21"/>
                                <w:szCs w:val="21"/>
                              </w:rPr>
                              <w:t>.</w:t>
                            </w:r>
                            <w:r w:rsidRPr="00D57B65">
                              <w:rPr>
                                <w:rFonts w:ascii="Consolas" w:eastAsia="Times New Roman" w:hAnsi="Consolas" w:cs="Times New Roman"/>
                                <w:color w:val="9CDCFE"/>
                                <w:sz w:val="21"/>
                                <w:szCs w:val="21"/>
                              </w:rPr>
                              <w:t>file</w:t>
                            </w:r>
                            <w:proofErr w:type="gramEnd"/>
                            <w:r w:rsidRPr="00D57B65">
                              <w:rPr>
                                <w:rFonts w:ascii="Consolas" w:eastAsia="Times New Roman" w:hAnsi="Consolas" w:cs="Times New Roman"/>
                                <w:color w:val="9CDCFE"/>
                                <w:sz w:val="21"/>
                                <w:szCs w:val="21"/>
                              </w:rPr>
                              <w:t>_path</w:t>
                            </w:r>
                            <w:proofErr w:type="spellEnd"/>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D4D4D4"/>
                                <w:sz w:val="21"/>
                                <w:szCs w:val="21"/>
                              </w:rPr>
                              <w:t>=</w:t>
                            </w:r>
                            <w:r w:rsidRPr="00D57B65">
                              <w:rPr>
                                <w:rFonts w:ascii="Consolas" w:eastAsia="Times New Roman" w:hAnsi="Consolas" w:cs="Times New Roman"/>
                                <w:color w:val="CCCCCC"/>
                                <w:sz w:val="21"/>
                                <w:szCs w:val="21"/>
                              </w:rPr>
                              <w:t xml:space="preserve"> </w:t>
                            </w:r>
                            <w:proofErr w:type="spellStart"/>
                            <w:r w:rsidRPr="00D57B65">
                              <w:rPr>
                                <w:rFonts w:ascii="Consolas" w:eastAsia="Times New Roman" w:hAnsi="Consolas" w:cs="Times New Roman"/>
                                <w:color w:val="9CDCFE"/>
                                <w:sz w:val="21"/>
                                <w:szCs w:val="21"/>
                              </w:rPr>
                              <w:t>file_path</w:t>
                            </w:r>
                            <w:proofErr w:type="spellEnd"/>
                          </w:p>
                          <w:p w14:paraId="4C85B68A" w14:textId="77777777" w:rsidR="00D57B65" w:rsidRPr="00D57B65" w:rsidRDefault="00D57B65" w:rsidP="00D57B65">
                            <w:pPr>
                              <w:shd w:val="clear" w:color="auto" w:fill="1F1F1F"/>
                              <w:spacing w:line="285" w:lineRule="atLeast"/>
                              <w:rPr>
                                <w:rFonts w:ascii="Consolas" w:eastAsia="Times New Roman" w:hAnsi="Consolas" w:cs="Times New Roman"/>
                                <w:color w:val="CCCCCC"/>
                                <w:sz w:val="21"/>
                                <w:szCs w:val="21"/>
                              </w:rPr>
                            </w:pPr>
                            <w:r w:rsidRPr="00D57B65">
                              <w:rPr>
                                <w:rFonts w:ascii="Consolas" w:eastAsia="Times New Roman" w:hAnsi="Consolas" w:cs="Times New Roman"/>
                                <w:color w:val="CCCCCC"/>
                                <w:sz w:val="21"/>
                                <w:szCs w:val="21"/>
                              </w:rPr>
                              <w:t xml:space="preserve">        </w:t>
                            </w:r>
                            <w:proofErr w:type="spellStart"/>
                            <w:proofErr w:type="gramStart"/>
                            <w:r w:rsidRPr="00D57B65">
                              <w:rPr>
                                <w:rFonts w:ascii="Consolas" w:eastAsia="Times New Roman" w:hAnsi="Consolas" w:cs="Times New Roman"/>
                                <w:color w:val="9CDCFE"/>
                                <w:sz w:val="21"/>
                                <w:szCs w:val="21"/>
                              </w:rPr>
                              <w:t>self</w:t>
                            </w:r>
                            <w:r w:rsidRPr="00D57B65">
                              <w:rPr>
                                <w:rFonts w:ascii="Consolas" w:eastAsia="Times New Roman" w:hAnsi="Consolas" w:cs="Times New Roman"/>
                                <w:color w:val="CCCCCC"/>
                                <w:sz w:val="21"/>
                                <w:szCs w:val="21"/>
                              </w:rPr>
                              <w:t>.</w:t>
                            </w:r>
                            <w:r w:rsidRPr="00D57B65">
                              <w:rPr>
                                <w:rFonts w:ascii="Consolas" w:eastAsia="Times New Roman" w:hAnsi="Consolas" w:cs="Times New Roman"/>
                                <w:color w:val="9CDCFE"/>
                                <w:sz w:val="21"/>
                                <w:szCs w:val="21"/>
                              </w:rPr>
                              <w:t>task</w:t>
                            </w:r>
                            <w:proofErr w:type="gramEnd"/>
                            <w:r w:rsidRPr="00D57B65">
                              <w:rPr>
                                <w:rFonts w:ascii="Consolas" w:eastAsia="Times New Roman" w:hAnsi="Consolas" w:cs="Times New Roman"/>
                                <w:color w:val="9CDCFE"/>
                                <w:sz w:val="21"/>
                                <w:szCs w:val="21"/>
                              </w:rPr>
                              <w:t>_type</w:t>
                            </w:r>
                            <w:proofErr w:type="spellEnd"/>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D4D4D4"/>
                                <w:sz w:val="21"/>
                                <w:szCs w:val="21"/>
                              </w:rPr>
                              <w:t>=</w:t>
                            </w:r>
                            <w:r w:rsidRPr="00D57B65">
                              <w:rPr>
                                <w:rFonts w:ascii="Consolas" w:eastAsia="Times New Roman" w:hAnsi="Consolas" w:cs="Times New Roman"/>
                                <w:color w:val="CCCCCC"/>
                                <w:sz w:val="21"/>
                                <w:szCs w:val="21"/>
                              </w:rPr>
                              <w:t xml:space="preserve"> </w:t>
                            </w:r>
                            <w:proofErr w:type="spellStart"/>
                            <w:r w:rsidRPr="00D57B65">
                              <w:rPr>
                                <w:rFonts w:ascii="Consolas" w:eastAsia="Times New Roman" w:hAnsi="Consolas" w:cs="Times New Roman"/>
                                <w:color w:val="9CDCFE"/>
                                <w:sz w:val="21"/>
                                <w:szCs w:val="21"/>
                              </w:rPr>
                              <w:t>task_type</w:t>
                            </w:r>
                            <w:proofErr w:type="spellEnd"/>
                          </w:p>
                          <w:p w14:paraId="40B8A380" w14:textId="77777777" w:rsidR="00D57B65" w:rsidRPr="00D57B65" w:rsidRDefault="00D57B65" w:rsidP="00D57B65">
                            <w:pPr>
                              <w:shd w:val="clear" w:color="auto" w:fill="1F1F1F"/>
                              <w:spacing w:line="285" w:lineRule="atLeast"/>
                              <w:rPr>
                                <w:rFonts w:ascii="Consolas" w:eastAsia="Times New Roman" w:hAnsi="Consolas" w:cs="Times New Roman"/>
                                <w:color w:val="CCCCCC"/>
                                <w:sz w:val="21"/>
                                <w:szCs w:val="21"/>
                              </w:rPr>
                            </w:pPr>
                            <w:r w:rsidRPr="00D57B65">
                              <w:rPr>
                                <w:rFonts w:ascii="Consolas" w:eastAsia="Times New Roman" w:hAnsi="Consolas" w:cs="Times New Roman"/>
                                <w:color w:val="CCCCCC"/>
                                <w:sz w:val="21"/>
                                <w:szCs w:val="21"/>
                              </w:rPr>
                              <w:t xml:space="preserve">        </w:t>
                            </w:r>
                            <w:proofErr w:type="spellStart"/>
                            <w:proofErr w:type="gramStart"/>
                            <w:r w:rsidRPr="00D57B65">
                              <w:rPr>
                                <w:rFonts w:ascii="Consolas" w:eastAsia="Times New Roman" w:hAnsi="Consolas" w:cs="Times New Roman"/>
                                <w:color w:val="9CDCFE"/>
                                <w:sz w:val="21"/>
                                <w:szCs w:val="21"/>
                              </w:rPr>
                              <w:t>self</w:t>
                            </w:r>
                            <w:r w:rsidRPr="00D57B65">
                              <w:rPr>
                                <w:rFonts w:ascii="Consolas" w:eastAsia="Times New Roman" w:hAnsi="Consolas" w:cs="Times New Roman"/>
                                <w:color w:val="CCCCCC"/>
                                <w:sz w:val="21"/>
                                <w:szCs w:val="21"/>
                              </w:rPr>
                              <w:t>.</w:t>
                            </w:r>
                            <w:r w:rsidRPr="00D57B65">
                              <w:rPr>
                                <w:rFonts w:ascii="Consolas" w:eastAsia="Times New Roman" w:hAnsi="Consolas" w:cs="Times New Roman"/>
                                <w:color w:val="9CDCFE"/>
                                <w:sz w:val="21"/>
                                <w:szCs w:val="21"/>
                              </w:rPr>
                              <w:t>latitude</w:t>
                            </w:r>
                            <w:proofErr w:type="spellEnd"/>
                            <w:proofErr w:type="gramEnd"/>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D4D4D4"/>
                                <w:sz w:val="21"/>
                                <w:szCs w:val="21"/>
                              </w:rPr>
                              <w:t>=</w:t>
                            </w:r>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9CDCFE"/>
                                <w:sz w:val="21"/>
                                <w:szCs w:val="21"/>
                              </w:rPr>
                              <w:t>latitude</w:t>
                            </w:r>
                          </w:p>
                          <w:p w14:paraId="06653767" w14:textId="77777777" w:rsidR="00D57B65" w:rsidRPr="00D57B65" w:rsidRDefault="00D57B65" w:rsidP="00D57B65">
                            <w:pPr>
                              <w:shd w:val="clear" w:color="auto" w:fill="1F1F1F"/>
                              <w:spacing w:line="285" w:lineRule="atLeast"/>
                              <w:rPr>
                                <w:rFonts w:ascii="Consolas" w:eastAsia="Times New Roman" w:hAnsi="Consolas" w:cs="Times New Roman"/>
                                <w:color w:val="CCCCCC"/>
                                <w:sz w:val="21"/>
                                <w:szCs w:val="21"/>
                              </w:rPr>
                            </w:pPr>
                            <w:r w:rsidRPr="00D57B65">
                              <w:rPr>
                                <w:rFonts w:ascii="Consolas" w:eastAsia="Times New Roman" w:hAnsi="Consolas" w:cs="Times New Roman"/>
                                <w:color w:val="CCCCCC"/>
                                <w:sz w:val="21"/>
                                <w:szCs w:val="21"/>
                              </w:rPr>
                              <w:t xml:space="preserve">        </w:t>
                            </w:r>
                            <w:proofErr w:type="spellStart"/>
                            <w:proofErr w:type="gramStart"/>
                            <w:r w:rsidRPr="00D57B65">
                              <w:rPr>
                                <w:rFonts w:ascii="Consolas" w:eastAsia="Times New Roman" w:hAnsi="Consolas" w:cs="Times New Roman"/>
                                <w:color w:val="9CDCFE"/>
                                <w:sz w:val="21"/>
                                <w:szCs w:val="21"/>
                              </w:rPr>
                              <w:t>self</w:t>
                            </w:r>
                            <w:r w:rsidRPr="00D57B65">
                              <w:rPr>
                                <w:rFonts w:ascii="Consolas" w:eastAsia="Times New Roman" w:hAnsi="Consolas" w:cs="Times New Roman"/>
                                <w:color w:val="CCCCCC"/>
                                <w:sz w:val="21"/>
                                <w:szCs w:val="21"/>
                              </w:rPr>
                              <w:t>.</w:t>
                            </w:r>
                            <w:r w:rsidRPr="00D57B65">
                              <w:rPr>
                                <w:rFonts w:ascii="Consolas" w:eastAsia="Times New Roman" w:hAnsi="Consolas" w:cs="Times New Roman"/>
                                <w:color w:val="9CDCFE"/>
                                <w:sz w:val="21"/>
                                <w:szCs w:val="21"/>
                              </w:rPr>
                              <w:t>longitude</w:t>
                            </w:r>
                            <w:proofErr w:type="spellEnd"/>
                            <w:proofErr w:type="gramEnd"/>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D4D4D4"/>
                                <w:sz w:val="21"/>
                                <w:szCs w:val="21"/>
                              </w:rPr>
                              <w:t>=</w:t>
                            </w:r>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9CDCFE"/>
                                <w:sz w:val="21"/>
                                <w:szCs w:val="21"/>
                              </w:rPr>
                              <w:t>longitude</w:t>
                            </w:r>
                          </w:p>
                          <w:p w14:paraId="740B0BFC" w14:textId="77777777" w:rsidR="00D57B65" w:rsidRPr="00D57B65" w:rsidRDefault="00D57B65" w:rsidP="00D57B65">
                            <w:pPr>
                              <w:shd w:val="clear" w:color="auto" w:fill="1F1F1F"/>
                              <w:spacing w:line="285" w:lineRule="atLeast"/>
                              <w:rPr>
                                <w:rFonts w:ascii="Consolas" w:eastAsia="Times New Roman" w:hAnsi="Consolas" w:cs="Times New Roman"/>
                                <w:color w:val="CCCCCC"/>
                                <w:sz w:val="21"/>
                                <w:szCs w:val="21"/>
                              </w:rPr>
                            </w:pPr>
                            <w:r w:rsidRPr="00D57B65">
                              <w:rPr>
                                <w:rFonts w:ascii="Consolas" w:eastAsia="Times New Roman" w:hAnsi="Consolas" w:cs="Times New Roman"/>
                                <w:color w:val="CCCCCC"/>
                                <w:sz w:val="21"/>
                                <w:szCs w:val="21"/>
                              </w:rPr>
                              <w:t xml:space="preserve">        </w:t>
                            </w:r>
                            <w:proofErr w:type="spellStart"/>
                            <w:proofErr w:type="gramStart"/>
                            <w:r w:rsidRPr="00D57B65">
                              <w:rPr>
                                <w:rFonts w:ascii="Consolas" w:eastAsia="Times New Roman" w:hAnsi="Consolas" w:cs="Times New Roman"/>
                                <w:color w:val="9CDCFE"/>
                                <w:sz w:val="21"/>
                                <w:szCs w:val="21"/>
                              </w:rPr>
                              <w:t>self</w:t>
                            </w:r>
                            <w:r w:rsidRPr="00D57B65">
                              <w:rPr>
                                <w:rFonts w:ascii="Consolas" w:eastAsia="Times New Roman" w:hAnsi="Consolas" w:cs="Times New Roman"/>
                                <w:color w:val="CCCCCC"/>
                                <w:sz w:val="21"/>
                                <w:szCs w:val="21"/>
                              </w:rPr>
                              <w:t>.</w:t>
                            </w:r>
                            <w:r w:rsidRPr="00D57B65">
                              <w:rPr>
                                <w:rFonts w:ascii="Consolas" w:eastAsia="Times New Roman" w:hAnsi="Consolas" w:cs="Times New Roman"/>
                                <w:color w:val="9CDCFE"/>
                                <w:sz w:val="21"/>
                                <w:szCs w:val="21"/>
                              </w:rPr>
                              <w:t>date</w:t>
                            </w:r>
                            <w:proofErr w:type="gramEnd"/>
                            <w:r w:rsidRPr="00D57B65">
                              <w:rPr>
                                <w:rFonts w:ascii="Consolas" w:eastAsia="Times New Roman" w:hAnsi="Consolas" w:cs="Times New Roman"/>
                                <w:color w:val="9CDCFE"/>
                                <w:sz w:val="21"/>
                                <w:szCs w:val="21"/>
                              </w:rPr>
                              <w:t>_picture_taken</w:t>
                            </w:r>
                            <w:proofErr w:type="spellEnd"/>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D4D4D4"/>
                                <w:sz w:val="21"/>
                                <w:szCs w:val="21"/>
                              </w:rPr>
                              <w:t>=</w:t>
                            </w:r>
                            <w:r w:rsidRPr="00D57B65">
                              <w:rPr>
                                <w:rFonts w:ascii="Consolas" w:eastAsia="Times New Roman" w:hAnsi="Consolas" w:cs="Times New Roman"/>
                                <w:color w:val="CCCCCC"/>
                                <w:sz w:val="21"/>
                                <w:szCs w:val="21"/>
                              </w:rPr>
                              <w:t xml:space="preserve"> </w:t>
                            </w:r>
                            <w:proofErr w:type="spellStart"/>
                            <w:r w:rsidRPr="00D57B65">
                              <w:rPr>
                                <w:rFonts w:ascii="Consolas" w:eastAsia="Times New Roman" w:hAnsi="Consolas" w:cs="Times New Roman"/>
                                <w:color w:val="9CDCFE"/>
                                <w:sz w:val="21"/>
                                <w:szCs w:val="21"/>
                              </w:rPr>
                              <w:t>date_picture_taken</w:t>
                            </w:r>
                            <w:proofErr w:type="spellEnd"/>
                          </w:p>
                          <w:p w14:paraId="66D7AAC5" w14:textId="77777777" w:rsidR="00D57B65" w:rsidRPr="00D57B65" w:rsidRDefault="00D57B65" w:rsidP="00D57B65">
                            <w:pPr>
                              <w:shd w:val="clear" w:color="auto" w:fill="1F1F1F"/>
                              <w:spacing w:line="285" w:lineRule="atLeast"/>
                              <w:rPr>
                                <w:rFonts w:ascii="Consolas" w:eastAsia="Times New Roman" w:hAnsi="Consolas" w:cs="Times New Roman"/>
                                <w:color w:val="CCCCCC"/>
                                <w:sz w:val="21"/>
                                <w:szCs w:val="21"/>
                              </w:rPr>
                            </w:pPr>
                            <w:r w:rsidRPr="00D57B65">
                              <w:rPr>
                                <w:rFonts w:ascii="Consolas" w:eastAsia="Times New Roman" w:hAnsi="Consolas" w:cs="Times New Roman"/>
                                <w:color w:val="CCCCCC"/>
                                <w:sz w:val="21"/>
                                <w:szCs w:val="21"/>
                              </w:rPr>
                              <w:t xml:space="preserve">        </w:t>
                            </w:r>
                            <w:proofErr w:type="spellStart"/>
                            <w:proofErr w:type="gramStart"/>
                            <w:r w:rsidRPr="00D57B65">
                              <w:rPr>
                                <w:rFonts w:ascii="Consolas" w:eastAsia="Times New Roman" w:hAnsi="Consolas" w:cs="Times New Roman"/>
                                <w:color w:val="9CDCFE"/>
                                <w:sz w:val="21"/>
                                <w:szCs w:val="21"/>
                              </w:rPr>
                              <w:t>self</w:t>
                            </w:r>
                            <w:r w:rsidRPr="00D57B65">
                              <w:rPr>
                                <w:rFonts w:ascii="Consolas" w:eastAsia="Times New Roman" w:hAnsi="Consolas" w:cs="Times New Roman"/>
                                <w:color w:val="CCCCCC"/>
                                <w:sz w:val="21"/>
                                <w:szCs w:val="21"/>
                              </w:rPr>
                              <w:t>.</w:t>
                            </w:r>
                            <w:r w:rsidRPr="00D57B65">
                              <w:rPr>
                                <w:rFonts w:ascii="Consolas" w:eastAsia="Times New Roman" w:hAnsi="Consolas" w:cs="Times New Roman"/>
                                <w:color w:val="9CDCFE"/>
                                <w:sz w:val="21"/>
                                <w:szCs w:val="21"/>
                              </w:rPr>
                              <w:t>date</w:t>
                            </w:r>
                            <w:proofErr w:type="gramEnd"/>
                            <w:r w:rsidRPr="00D57B65">
                              <w:rPr>
                                <w:rFonts w:ascii="Consolas" w:eastAsia="Times New Roman" w:hAnsi="Consolas" w:cs="Times New Roman"/>
                                <w:color w:val="9CDCFE"/>
                                <w:sz w:val="21"/>
                                <w:szCs w:val="21"/>
                              </w:rPr>
                              <w:t>_picture_processed</w:t>
                            </w:r>
                            <w:proofErr w:type="spellEnd"/>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D4D4D4"/>
                                <w:sz w:val="21"/>
                                <w:szCs w:val="21"/>
                              </w:rPr>
                              <w:t>=</w:t>
                            </w:r>
                            <w:r w:rsidRPr="00D57B65">
                              <w:rPr>
                                <w:rFonts w:ascii="Consolas" w:eastAsia="Times New Roman" w:hAnsi="Consolas" w:cs="Times New Roman"/>
                                <w:color w:val="CCCCCC"/>
                                <w:sz w:val="21"/>
                                <w:szCs w:val="21"/>
                              </w:rPr>
                              <w:t xml:space="preserve"> </w:t>
                            </w:r>
                            <w:proofErr w:type="spellStart"/>
                            <w:r w:rsidRPr="00D57B65">
                              <w:rPr>
                                <w:rFonts w:ascii="Consolas" w:eastAsia="Times New Roman" w:hAnsi="Consolas" w:cs="Times New Roman"/>
                                <w:color w:val="9CDCFE"/>
                                <w:sz w:val="21"/>
                                <w:szCs w:val="21"/>
                              </w:rPr>
                              <w:t>date_picture_processed</w:t>
                            </w:r>
                            <w:proofErr w:type="spellEnd"/>
                          </w:p>
                          <w:p w14:paraId="7ABF3AE1" w14:textId="77777777" w:rsidR="00D57B65" w:rsidRPr="00D57B65" w:rsidRDefault="00D57B65" w:rsidP="00D57B65">
                            <w:pPr>
                              <w:shd w:val="clear" w:color="auto" w:fill="1F1F1F"/>
                              <w:spacing w:line="285" w:lineRule="atLeast"/>
                              <w:rPr>
                                <w:rFonts w:ascii="Consolas" w:eastAsia="Times New Roman" w:hAnsi="Consolas" w:cs="Times New Roman"/>
                                <w:color w:val="CCCCCC"/>
                                <w:sz w:val="21"/>
                                <w:szCs w:val="21"/>
                              </w:rPr>
                            </w:pPr>
                            <w:r w:rsidRPr="00D57B65">
                              <w:rPr>
                                <w:rFonts w:ascii="Consolas" w:eastAsia="Times New Roman" w:hAnsi="Consolas" w:cs="Times New Roman"/>
                                <w:color w:val="CCCCCC"/>
                                <w:sz w:val="21"/>
                                <w:szCs w:val="21"/>
                              </w:rPr>
                              <w:t xml:space="preserve">    </w:t>
                            </w:r>
                          </w:p>
                          <w:p w14:paraId="1542B87C" w14:textId="77777777" w:rsidR="00D57B65" w:rsidRPr="00D57B65" w:rsidRDefault="00D57B65" w:rsidP="00D57B65">
                            <w:pPr>
                              <w:shd w:val="clear" w:color="auto" w:fill="1F1F1F"/>
                              <w:spacing w:line="285" w:lineRule="atLeast"/>
                              <w:rPr>
                                <w:rFonts w:ascii="Consolas" w:eastAsia="Times New Roman" w:hAnsi="Consolas" w:cs="Times New Roman"/>
                                <w:color w:val="CCCCCC"/>
                                <w:sz w:val="21"/>
                                <w:szCs w:val="21"/>
                              </w:rPr>
                            </w:pPr>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569CD6"/>
                                <w:sz w:val="21"/>
                                <w:szCs w:val="21"/>
                              </w:rPr>
                              <w:t>def</w:t>
                            </w:r>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DCDCAA"/>
                                <w:sz w:val="21"/>
                                <w:szCs w:val="21"/>
                              </w:rPr>
                              <w:t>valid</w:t>
                            </w:r>
                            <w:r w:rsidRPr="00D57B65">
                              <w:rPr>
                                <w:rFonts w:ascii="Consolas" w:eastAsia="Times New Roman" w:hAnsi="Consolas" w:cs="Times New Roman"/>
                                <w:color w:val="CCCCCC"/>
                                <w:sz w:val="21"/>
                                <w:szCs w:val="21"/>
                              </w:rPr>
                              <w:t>(</w:t>
                            </w:r>
                            <w:r w:rsidRPr="00D57B65">
                              <w:rPr>
                                <w:rFonts w:ascii="Consolas" w:eastAsia="Times New Roman" w:hAnsi="Consolas" w:cs="Times New Roman"/>
                                <w:color w:val="9CDCFE"/>
                                <w:sz w:val="21"/>
                                <w:szCs w:val="21"/>
                              </w:rPr>
                              <w:t>self</w:t>
                            </w:r>
                            <w:r w:rsidRPr="00D57B65">
                              <w:rPr>
                                <w:rFonts w:ascii="Consolas" w:eastAsia="Times New Roman" w:hAnsi="Consolas" w:cs="Times New Roman"/>
                                <w:color w:val="CCCCCC"/>
                                <w:sz w:val="21"/>
                                <w:szCs w:val="21"/>
                              </w:rPr>
                              <w:t>):</w:t>
                            </w:r>
                          </w:p>
                          <w:p w14:paraId="3BAC3282" w14:textId="77777777" w:rsidR="00D57B65" w:rsidRPr="00D57B65" w:rsidRDefault="00D57B65" w:rsidP="00D57B65">
                            <w:pPr>
                              <w:shd w:val="clear" w:color="auto" w:fill="1F1F1F"/>
                              <w:spacing w:line="285" w:lineRule="atLeast"/>
                              <w:rPr>
                                <w:rFonts w:ascii="Consolas" w:eastAsia="Times New Roman" w:hAnsi="Consolas" w:cs="Times New Roman"/>
                                <w:color w:val="CCCCCC"/>
                                <w:sz w:val="21"/>
                                <w:szCs w:val="21"/>
                              </w:rPr>
                            </w:pPr>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6A9955"/>
                                <w:sz w:val="21"/>
                                <w:szCs w:val="21"/>
                              </w:rPr>
                              <w:t xml:space="preserve">#check for error message or </w:t>
                            </w:r>
                            <w:proofErr w:type="spellStart"/>
                            <w:r w:rsidRPr="00D57B65">
                              <w:rPr>
                                <w:rFonts w:ascii="Consolas" w:eastAsia="Times New Roman" w:hAnsi="Consolas" w:cs="Times New Roman"/>
                                <w:color w:val="6A9955"/>
                                <w:sz w:val="21"/>
                                <w:szCs w:val="21"/>
                              </w:rPr>
                              <w:t>NoneType</w:t>
                            </w:r>
                            <w:proofErr w:type="spellEnd"/>
                          </w:p>
                          <w:p w14:paraId="581A6750" w14:textId="77777777" w:rsidR="00D57B65" w:rsidRPr="00D57B65" w:rsidRDefault="00D57B65" w:rsidP="00D57B65">
                            <w:pPr>
                              <w:shd w:val="clear" w:color="auto" w:fill="1F1F1F"/>
                              <w:spacing w:line="285" w:lineRule="atLeast"/>
                              <w:rPr>
                                <w:rFonts w:ascii="Consolas" w:eastAsia="Times New Roman" w:hAnsi="Consolas" w:cs="Times New Roman"/>
                                <w:color w:val="CCCCCC"/>
                                <w:sz w:val="21"/>
                                <w:szCs w:val="21"/>
                              </w:rPr>
                            </w:pPr>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9CDCFE"/>
                                <w:sz w:val="21"/>
                                <w:szCs w:val="21"/>
                              </w:rPr>
                              <w:t>e</w:t>
                            </w:r>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D4D4D4"/>
                                <w:sz w:val="21"/>
                                <w:szCs w:val="21"/>
                              </w:rPr>
                              <w:t>=</w:t>
                            </w:r>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CE9178"/>
                                <w:sz w:val="21"/>
                                <w:szCs w:val="21"/>
                              </w:rPr>
                              <w:t>'error'</w:t>
                            </w:r>
                          </w:p>
                          <w:p w14:paraId="07FA49D9" w14:textId="77777777" w:rsidR="00D57B65" w:rsidRPr="00D57B65" w:rsidRDefault="00D57B65" w:rsidP="00D57B65">
                            <w:pPr>
                              <w:shd w:val="clear" w:color="auto" w:fill="1F1F1F"/>
                              <w:spacing w:line="285" w:lineRule="atLeast"/>
                              <w:rPr>
                                <w:rFonts w:ascii="Consolas" w:eastAsia="Times New Roman" w:hAnsi="Consolas" w:cs="Times New Roman"/>
                                <w:color w:val="CCCCCC"/>
                                <w:sz w:val="21"/>
                                <w:szCs w:val="21"/>
                              </w:rPr>
                            </w:pPr>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C586C0"/>
                                <w:sz w:val="21"/>
                                <w:szCs w:val="21"/>
                              </w:rPr>
                              <w:t>if</w:t>
                            </w:r>
                            <w:r w:rsidRPr="00D57B65">
                              <w:rPr>
                                <w:rFonts w:ascii="Consolas" w:eastAsia="Times New Roman" w:hAnsi="Consolas" w:cs="Times New Roman"/>
                                <w:color w:val="CCCCCC"/>
                                <w:sz w:val="21"/>
                                <w:szCs w:val="21"/>
                              </w:rPr>
                              <w:t xml:space="preserve"> </w:t>
                            </w:r>
                            <w:proofErr w:type="spellStart"/>
                            <w:proofErr w:type="gramStart"/>
                            <w:r w:rsidRPr="00D57B65">
                              <w:rPr>
                                <w:rFonts w:ascii="Consolas" w:eastAsia="Times New Roman" w:hAnsi="Consolas" w:cs="Times New Roman"/>
                                <w:color w:val="9CDCFE"/>
                                <w:sz w:val="21"/>
                                <w:szCs w:val="21"/>
                              </w:rPr>
                              <w:t>self</w:t>
                            </w:r>
                            <w:r w:rsidRPr="00D57B65">
                              <w:rPr>
                                <w:rFonts w:ascii="Consolas" w:eastAsia="Times New Roman" w:hAnsi="Consolas" w:cs="Times New Roman"/>
                                <w:color w:val="CCCCCC"/>
                                <w:sz w:val="21"/>
                                <w:szCs w:val="21"/>
                              </w:rPr>
                              <w:t>.</w:t>
                            </w:r>
                            <w:r w:rsidRPr="00D57B65">
                              <w:rPr>
                                <w:rFonts w:ascii="Consolas" w:eastAsia="Times New Roman" w:hAnsi="Consolas" w:cs="Times New Roman"/>
                                <w:color w:val="9CDCFE"/>
                                <w:sz w:val="21"/>
                                <w:szCs w:val="21"/>
                              </w:rPr>
                              <w:t>latitude</w:t>
                            </w:r>
                            <w:proofErr w:type="spellEnd"/>
                            <w:proofErr w:type="gramEnd"/>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569CD6"/>
                                <w:sz w:val="21"/>
                                <w:szCs w:val="21"/>
                              </w:rPr>
                              <w:t>is</w:t>
                            </w:r>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569CD6"/>
                                <w:sz w:val="21"/>
                                <w:szCs w:val="21"/>
                              </w:rPr>
                              <w:t>not</w:t>
                            </w:r>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569CD6"/>
                                <w:sz w:val="21"/>
                                <w:szCs w:val="21"/>
                              </w:rPr>
                              <w:t>None</w:t>
                            </w:r>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569CD6"/>
                                <w:sz w:val="21"/>
                                <w:szCs w:val="21"/>
                              </w:rPr>
                              <w:t>and</w:t>
                            </w:r>
                            <w:r w:rsidRPr="00D57B65">
                              <w:rPr>
                                <w:rFonts w:ascii="Consolas" w:eastAsia="Times New Roman" w:hAnsi="Consolas" w:cs="Times New Roman"/>
                                <w:color w:val="CCCCCC"/>
                                <w:sz w:val="21"/>
                                <w:szCs w:val="21"/>
                              </w:rPr>
                              <w:t xml:space="preserve"> </w:t>
                            </w:r>
                            <w:proofErr w:type="spellStart"/>
                            <w:r w:rsidRPr="00D57B65">
                              <w:rPr>
                                <w:rFonts w:ascii="Consolas" w:eastAsia="Times New Roman" w:hAnsi="Consolas" w:cs="Times New Roman"/>
                                <w:color w:val="9CDCFE"/>
                                <w:sz w:val="21"/>
                                <w:szCs w:val="21"/>
                              </w:rPr>
                              <w:t>self</w:t>
                            </w:r>
                            <w:r w:rsidRPr="00D57B65">
                              <w:rPr>
                                <w:rFonts w:ascii="Consolas" w:eastAsia="Times New Roman" w:hAnsi="Consolas" w:cs="Times New Roman"/>
                                <w:color w:val="CCCCCC"/>
                                <w:sz w:val="21"/>
                                <w:szCs w:val="21"/>
                              </w:rPr>
                              <w:t>.</w:t>
                            </w:r>
                            <w:r w:rsidRPr="00D57B65">
                              <w:rPr>
                                <w:rFonts w:ascii="Consolas" w:eastAsia="Times New Roman" w:hAnsi="Consolas" w:cs="Times New Roman"/>
                                <w:color w:val="9CDCFE"/>
                                <w:sz w:val="21"/>
                                <w:szCs w:val="21"/>
                              </w:rPr>
                              <w:t>task_type</w:t>
                            </w:r>
                            <w:proofErr w:type="spellEnd"/>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569CD6"/>
                                <w:sz w:val="21"/>
                                <w:szCs w:val="21"/>
                              </w:rPr>
                              <w:t>is</w:t>
                            </w:r>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569CD6"/>
                                <w:sz w:val="21"/>
                                <w:szCs w:val="21"/>
                              </w:rPr>
                              <w:t>not</w:t>
                            </w:r>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569CD6"/>
                                <w:sz w:val="21"/>
                                <w:szCs w:val="21"/>
                              </w:rPr>
                              <w:t>None</w:t>
                            </w:r>
                            <w:r w:rsidRPr="00D57B65">
                              <w:rPr>
                                <w:rFonts w:ascii="Consolas" w:eastAsia="Times New Roman" w:hAnsi="Consolas" w:cs="Times New Roman"/>
                                <w:color w:val="CCCCCC"/>
                                <w:sz w:val="21"/>
                                <w:szCs w:val="21"/>
                              </w:rPr>
                              <w:t>:</w:t>
                            </w:r>
                          </w:p>
                          <w:p w14:paraId="27EFBEE2" w14:textId="77777777" w:rsidR="00D57B65" w:rsidRPr="00D57B65" w:rsidRDefault="00D57B65" w:rsidP="00D57B65">
                            <w:pPr>
                              <w:shd w:val="clear" w:color="auto" w:fill="1F1F1F"/>
                              <w:spacing w:line="285" w:lineRule="atLeast"/>
                              <w:rPr>
                                <w:rFonts w:ascii="Consolas" w:eastAsia="Times New Roman" w:hAnsi="Consolas" w:cs="Times New Roman"/>
                                <w:color w:val="CCCCCC"/>
                                <w:sz w:val="21"/>
                                <w:szCs w:val="21"/>
                              </w:rPr>
                            </w:pPr>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C586C0"/>
                                <w:sz w:val="21"/>
                                <w:szCs w:val="21"/>
                              </w:rPr>
                              <w:t>if</w:t>
                            </w:r>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9CDCFE"/>
                                <w:sz w:val="21"/>
                                <w:szCs w:val="21"/>
                              </w:rPr>
                              <w:t>e</w:t>
                            </w:r>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569CD6"/>
                                <w:sz w:val="21"/>
                                <w:szCs w:val="21"/>
                              </w:rPr>
                              <w:t>in</w:t>
                            </w:r>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4EC9B0"/>
                                <w:sz w:val="21"/>
                                <w:szCs w:val="21"/>
                              </w:rPr>
                              <w:t>str</w:t>
                            </w:r>
                            <w:r w:rsidRPr="00D57B65">
                              <w:rPr>
                                <w:rFonts w:ascii="Consolas" w:eastAsia="Times New Roman" w:hAnsi="Consolas" w:cs="Times New Roman"/>
                                <w:color w:val="CCCCCC"/>
                                <w:sz w:val="21"/>
                                <w:szCs w:val="21"/>
                              </w:rPr>
                              <w:t>(</w:t>
                            </w:r>
                            <w:proofErr w:type="spellStart"/>
                            <w:proofErr w:type="gramStart"/>
                            <w:r w:rsidRPr="00D57B65">
                              <w:rPr>
                                <w:rFonts w:ascii="Consolas" w:eastAsia="Times New Roman" w:hAnsi="Consolas" w:cs="Times New Roman"/>
                                <w:color w:val="9CDCFE"/>
                                <w:sz w:val="21"/>
                                <w:szCs w:val="21"/>
                              </w:rPr>
                              <w:t>self</w:t>
                            </w:r>
                            <w:r w:rsidRPr="00D57B65">
                              <w:rPr>
                                <w:rFonts w:ascii="Consolas" w:eastAsia="Times New Roman" w:hAnsi="Consolas" w:cs="Times New Roman"/>
                                <w:color w:val="CCCCCC"/>
                                <w:sz w:val="21"/>
                                <w:szCs w:val="21"/>
                              </w:rPr>
                              <w:t>.</w:t>
                            </w:r>
                            <w:r w:rsidRPr="00D57B65">
                              <w:rPr>
                                <w:rFonts w:ascii="Consolas" w:eastAsia="Times New Roman" w:hAnsi="Consolas" w:cs="Times New Roman"/>
                                <w:color w:val="9CDCFE"/>
                                <w:sz w:val="21"/>
                                <w:szCs w:val="21"/>
                              </w:rPr>
                              <w:t>latitude</w:t>
                            </w:r>
                            <w:proofErr w:type="spellEnd"/>
                            <w:proofErr w:type="gramEnd"/>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569CD6"/>
                                <w:sz w:val="21"/>
                                <w:szCs w:val="21"/>
                              </w:rPr>
                              <w:t>or</w:t>
                            </w:r>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9CDCFE"/>
                                <w:sz w:val="21"/>
                                <w:szCs w:val="21"/>
                              </w:rPr>
                              <w:t>e</w:t>
                            </w:r>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569CD6"/>
                                <w:sz w:val="21"/>
                                <w:szCs w:val="21"/>
                              </w:rPr>
                              <w:t>in</w:t>
                            </w:r>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4EC9B0"/>
                                <w:sz w:val="21"/>
                                <w:szCs w:val="21"/>
                              </w:rPr>
                              <w:t>str</w:t>
                            </w:r>
                            <w:r w:rsidRPr="00D57B65">
                              <w:rPr>
                                <w:rFonts w:ascii="Consolas" w:eastAsia="Times New Roman" w:hAnsi="Consolas" w:cs="Times New Roman"/>
                                <w:color w:val="CCCCCC"/>
                                <w:sz w:val="21"/>
                                <w:szCs w:val="21"/>
                              </w:rPr>
                              <w:t>(</w:t>
                            </w:r>
                            <w:proofErr w:type="spellStart"/>
                            <w:r w:rsidRPr="00D57B65">
                              <w:rPr>
                                <w:rFonts w:ascii="Consolas" w:eastAsia="Times New Roman" w:hAnsi="Consolas" w:cs="Times New Roman"/>
                                <w:color w:val="9CDCFE"/>
                                <w:sz w:val="21"/>
                                <w:szCs w:val="21"/>
                              </w:rPr>
                              <w:t>self</w:t>
                            </w:r>
                            <w:r w:rsidRPr="00D57B65">
                              <w:rPr>
                                <w:rFonts w:ascii="Consolas" w:eastAsia="Times New Roman" w:hAnsi="Consolas" w:cs="Times New Roman"/>
                                <w:color w:val="CCCCCC"/>
                                <w:sz w:val="21"/>
                                <w:szCs w:val="21"/>
                              </w:rPr>
                              <w:t>.</w:t>
                            </w:r>
                            <w:r w:rsidRPr="00D57B65">
                              <w:rPr>
                                <w:rFonts w:ascii="Consolas" w:eastAsia="Times New Roman" w:hAnsi="Consolas" w:cs="Times New Roman"/>
                                <w:color w:val="9CDCFE"/>
                                <w:sz w:val="21"/>
                                <w:szCs w:val="21"/>
                              </w:rPr>
                              <w:t>task_type</w:t>
                            </w:r>
                            <w:proofErr w:type="spellEnd"/>
                            <w:r w:rsidRPr="00D57B65">
                              <w:rPr>
                                <w:rFonts w:ascii="Consolas" w:eastAsia="Times New Roman" w:hAnsi="Consolas" w:cs="Times New Roman"/>
                                <w:color w:val="CCCCCC"/>
                                <w:sz w:val="21"/>
                                <w:szCs w:val="21"/>
                              </w:rPr>
                              <w:t>):</w:t>
                            </w:r>
                          </w:p>
                          <w:p w14:paraId="337AAEA8" w14:textId="77777777" w:rsidR="00D57B65" w:rsidRPr="00D57B65" w:rsidRDefault="00D57B65" w:rsidP="00D57B65">
                            <w:pPr>
                              <w:shd w:val="clear" w:color="auto" w:fill="1F1F1F"/>
                              <w:spacing w:line="285" w:lineRule="atLeast"/>
                              <w:rPr>
                                <w:rFonts w:ascii="Consolas" w:eastAsia="Times New Roman" w:hAnsi="Consolas" w:cs="Times New Roman"/>
                                <w:color w:val="CCCCCC"/>
                                <w:sz w:val="21"/>
                                <w:szCs w:val="21"/>
                              </w:rPr>
                            </w:pPr>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C586C0"/>
                                <w:sz w:val="21"/>
                                <w:szCs w:val="21"/>
                              </w:rPr>
                              <w:t>return</w:t>
                            </w:r>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569CD6"/>
                                <w:sz w:val="21"/>
                                <w:szCs w:val="21"/>
                              </w:rPr>
                              <w:t>False</w:t>
                            </w:r>
                          </w:p>
                          <w:p w14:paraId="048B329C" w14:textId="77777777" w:rsidR="00D57B65" w:rsidRPr="00D57B65" w:rsidRDefault="00D57B65" w:rsidP="00D57B65">
                            <w:pPr>
                              <w:shd w:val="clear" w:color="auto" w:fill="1F1F1F"/>
                              <w:spacing w:line="285" w:lineRule="atLeast"/>
                              <w:rPr>
                                <w:rFonts w:ascii="Consolas" w:eastAsia="Times New Roman" w:hAnsi="Consolas" w:cs="Times New Roman"/>
                                <w:color w:val="CCCCCC"/>
                                <w:sz w:val="21"/>
                                <w:szCs w:val="21"/>
                              </w:rPr>
                            </w:pPr>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C586C0"/>
                                <w:sz w:val="21"/>
                                <w:szCs w:val="21"/>
                              </w:rPr>
                              <w:t>else</w:t>
                            </w:r>
                            <w:r w:rsidRPr="00D57B65">
                              <w:rPr>
                                <w:rFonts w:ascii="Consolas" w:eastAsia="Times New Roman" w:hAnsi="Consolas" w:cs="Times New Roman"/>
                                <w:color w:val="CCCCCC"/>
                                <w:sz w:val="21"/>
                                <w:szCs w:val="21"/>
                              </w:rPr>
                              <w:t>:</w:t>
                            </w:r>
                          </w:p>
                          <w:p w14:paraId="6B213A66" w14:textId="77777777" w:rsidR="00D57B65" w:rsidRPr="00D57B65" w:rsidRDefault="00D57B65" w:rsidP="00D57B65">
                            <w:pPr>
                              <w:shd w:val="clear" w:color="auto" w:fill="1F1F1F"/>
                              <w:spacing w:line="285" w:lineRule="atLeast"/>
                              <w:rPr>
                                <w:rFonts w:ascii="Consolas" w:eastAsia="Times New Roman" w:hAnsi="Consolas" w:cs="Times New Roman"/>
                                <w:color w:val="CCCCCC"/>
                                <w:sz w:val="21"/>
                                <w:szCs w:val="21"/>
                              </w:rPr>
                            </w:pPr>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C586C0"/>
                                <w:sz w:val="21"/>
                                <w:szCs w:val="21"/>
                              </w:rPr>
                              <w:t>return</w:t>
                            </w:r>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569CD6"/>
                                <w:sz w:val="21"/>
                                <w:szCs w:val="21"/>
                              </w:rPr>
                              <w:t>True</w:t>
                            </w:r>
                          </w:p>
                          <w:p w14:paraId="74CA4FF1" w14:textId="77777777" w:rsidR="00D57B65" w:rsidRPr="00D57B65" w:rsidRDefault="00D57B65" w:rsidP="00D57B65">
                            <w:pPr>
                              <w:shd w:val="clear" w:color="auto" w:fill="1F1F1F"/>
                              <w:spacing w:line="285" w:lineRule="atLeast"/>
                              <w:rPr>
                                <w:rFonts w:ascii="Consolas" w:eastAsia="Times New Roman" w:hAnsi="Consolas" w:cs="Times New Roman"/>
                                <w:color w:val="CCCCCC"/>
                                <w:sz w:val="21"/>
                                <w:szCs w:val="21"/>
                              </w:rPr>
                            </w:pPr>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C586C0"/>
                                <w:sz w:val="21"/>
                                <w:szCs w:val="21"/>
                              </w:rPr>
                              <w:t>else</w:t>
                            </w:r>
                            <w:r w:rsidRPr="00D57B65">
                              <w:rPr>
                                <w:rFonts w:ascii="Consolas" w:eastAsia="Times New Roman" w:hAnsi="Consolas" w:cs="Times New Roman"/>
                                <w:color w:val="CCCCCC"/>
                                <w:sz w:val="21"/>
                                <w:szCs w:val="21"/>
                              </w:rPr>
                              <w:t>:</w:t>
                            </w:r>
                          </w:p>
                          <w:p w14:paraId="15BA7B44" w14:textId="2730263E" w:rsidR="00D57B65" w:rsidRPr="005F0868" w:rsidRDefault="00D57B65" w:rsidP="005F0868">
                            <w:pPr>
                              <w:shd w:val="clear" w:color="auto" w:fill="1F1F1F"/>
                              <w:spacing w:line="285" w:lineRule="atLeast"/>
                              <w:rPr>
                                <w:rFonts w:ascii="Consolas" w:eastAsia="Times New Roman" w:hAnsi="Consolas" w:cs="Times New Roman"/>
                                <w:color w:val="CCCCCC"/>
                                <w:sz w:val="21"/>
                                <w:szCs w:val="21"/>
                              </w:rPr>
                            </w:pPr>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C586C0"/>
                                <w:sz w:val="21"/>
                                <w:szCs w:val="21"/>
                              </w:rPr>
                              <w:t>return</w:t>
                            </w:r>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569CD6"/>
                                <w:sz w:val="21"/>
                                <w:szCs w:val="21"/>
                              </w:rPr>
                              <w:t>False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B4DD93" id="_x0000_s1028" type="#_x0000_t202" style="position:absolute;margin-left:-4.3pt;margin-top:31.85pt;width:466.35pt;height:110.6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">
                <v:textbox style="mso-fit-shape-to-text:t">
                  <w:txbxContent>
                    <w:p w14:paraId="6EF7F252" w14:textId="197513BE" w:rsidR="00D57B65" w:rsidRPr="00D57B65" w:rsidRDefault="00D57B65" w:rsidP="00D57B65">
                      <w:pPr>
                        <w:shd w:val="clear" w:color="auto" w:fill="1F1F1F"/>
                        <w:spacing w:line="285" w:lineRule="atLeast"/>
                        <w:rPr>
                          <w:rFonts w:ascii="Consolas" w:eastAsia="Times New Roman" w:hAnsi="Consolas" w:cs="Times New Roman"/>
                          <w:color w:val="CCCCCC"/>
                          <w:sz w:val="21"/>
                          <w:szCs w:val="21"/>
                        </w:rPr>
                      </w:pPr>
                      <w:r w:rsidRPr="00D57B65">
                        <w:rPr>
                          <w:rFonts w:ascii="Consolas" w:eastAsia="Times New Roman" w:hAnsi="Consolas" w:cs="Times New Roman"/>
                          <w:color w:val="569CD6"/>
                          <w:sz w:val="21"/>
                          <w:szCs w:val="21"/>
                        </w:rPr>
                        <w:t>class</w:t>
                      </w:r>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4EC9B0"/>
                          <w:sz w:val="21"/>
                          <w:szCs w:val="21"/>
                        </w:rPr>
                        <w:t>task</w:t>
                      </w:r>
                      <w:r w:rsidRPr="00D57B65">
                        <w:rPr>
                          <w:rFonts w:ascii="Consolas" w:eastAsia="Times New Roman" w:hAnsi="Consolas" w:cs="Times New Roman"/>
                          <w:color w:val="CCCCCC"/>
                          <w:sz w:val="21"/>
                          <w:szCs w:val="21"/>
                        </w:rPr>
                        <w:t>:</w:t>
                      </w:r>
                    </w:p>
                    <w:p w14:paraId="39181B44" w14:textId="77777777" w:rsidR="00D57B65" w:rsidRPr="00D57B65" w:rsidRDefault="00D57B65" w:rsidP="00D57B65">
                      <w:pPr>
                        <w:shd w:val="clear" w:color="auto" w:fill="1F1F1F"/>
                        <w:spacing w:line="285" w:lineRule="atLeast"/>
                        <w:rPr>
                          <w:rFonts w:ascii="Consolas" w:eastAsia="Times New Roman" w:hAnsi="Consolas" w:cs="Times New Roman"/>
                          <w:color w:val="CCCCCC"/>
                          <w:sz w:val="21"/>
                          <w:szCs w:val="21"/>
                        </w:rPr>
                      </w:pPr>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569CD6"/>
                          <w:sz w:val="21"/>
                          <w:szCs w:val="21"/>
                        </w:rPr>
                        <w:t>def</w:t>
                      </w:r>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DCDCAA"/>
                          <w:sz w:val="21"/>
                          <w:szCs w:val="21"/>
                        </w:rPr>
                        <w:t>__</w:t>
                      </w:r>
                      <w:proofErr w:type="spellStart"/>
                      <w:r w:rsidRPr="00D57B65">
                        <w:rPr>
                          <w:rFonts w:ascii="Consolas" w:eastAsia="Times New Roman" w:hAnsi="Consolas" w:cs="Times New Roman"/>
                          <w:color w:val="DCDCAA"/>
                          <w:sz w:val="21"/>
                          <w:szCs w:val="21"/>
                        </w:rPr>
                        <w:t>init</w:t>
                      </w:r>
                      <w:proofErr w:type="spellEnd"/>
                      <w:r w:rsidRPr="00D57B65">
                        <w:rPr>
                          <w:rFonts w:ascii="Consolas" w:eastAsia="Times New Roman" w:hAnsi="Consolas" w:cs="Times New Roman"/>
                          <w:color w:val="DCDCAA"/>
                          <w:sz w:val="21"/>
                          <w:szCs w:val="21"/>
                        </w:rPr>
                        <w:t>_</w:t>
                      </w:r>
                      <w:proofErr w:type="gramStart"/>
                      <w:r w:rsidRPr="00D57B65">
                        <w:rPr>
                          <w:rFonts w:ascii="Consolas" w:eastAsia="Times New Roman" w:hAnsi="Consolas" w:cs="Times New Roman"/>
                          <w:color w:val="DCDCAA"/>
                          <w:sz w:val="21"/>
                          <w:szCs w:val="21"/>
                        </w:rPr>
                        <w:t>_</w:t>
                      </w:r>
                      <w:r w:rsidRPr="00D57B65">
                        <w:rPr>
                          <w:rFonts w:ascii="Consolas" w:eastAsia="Times New Roman" w:hAnsi="Consolas" w:cs="Times New Roman"/>
                          <w:color w:val="CCCCCC"/>
                          <w:sz w:val="21"/>
                          <w:szCs w:val="21"/>
                        </w:rPr>
                        <w:t>(</w:t>
                      </w:r>
                      <w:proofErr w:type="gramEnd"/>
                      <w:r w:rsidRPr="00D57B65">
                        <w:rPr>
                          <w:rFonts w:ascii="Consolas" w:eastAsia="Times New Roman" w:hAnsi="Consolas" w:cs="Times New Roman"/>
                          <w:color w:val="9CDCFE"/>
                          <w:sz w:val="21"/>
                          <w:szCs w:val="21"/>
                        </w:rPr>
                        <w:t>self</w:t>
                      </w:r>
                      <w:r w:rsidRPr="00D57B65">
                        <w:rPr>
                          <w:rFonts w:ascii="Consolas" w:eastAsia="Times New Roman" w:hAnsi="Consolas" w:cs="Times New Roman"/>
                          <w:color w:val="CCCCCC"/>
                          <w:sz w:val="21"/>
                          <w:szCs w:val="21"/>
                        </w:rPr>
                        <w:t xml:space="preserve">, </w:t>
                      </w:r>
                      <w:proofErr w:type="spellStart"/>
                      <w:r w:rsidRPr="00D57B65">
                        <w:rPr>
                          <w:rFonts w:ascii="Consolas" w:eastAsia="Times New Roman" w:hAnsi="Consolas" w:cs="Times New Roman"/>
                          <w:color w:val="9CDCFE"/>
                          <w:sz w:val="21"/>
                          <w:szCs w:val="21"/>
                        </w:rPr>
                        <w:t>file_path</w:t>
                      </w:r>
                      <w:proofErr w:type="spellEnd"/>
                      <w:r w:rsidRPr="00D57B65">
                        <w:rPr>
                          <w:rFonts w:ascii="Consolas" w:eastAsia="Times New Roman" w:hAnsi="Consolas" w:cs="Times New Roman"/>
                          <w:color w:val="CCCCCC"/>
                          <w:sz w:val="21"/>
                          <w:szCs w:val="21"/>
                        </w:rPr>
                        <w:t xml:space="preserve">, </w:t>
                      </w:r>
                      <w:proofErr w:type="spellStart"/>
                      <w:r w:rsidRPr="00D57B65">
                        <w:rPr>
                          <w:rFonts w:ascii="Consolas" w:eastAsia="Times New Roman" w:hAnsi="Consolas" w:cs="Times New Roman"/>
                          <w:color w:val="9CDCFE"/>
                          <w:sz w:val="21"/>
                          <w:szCs w:val="21"/>
                        </w:rPr>
                        <w:t>task_type</w:t>
                      </w:r>
                      <w:proofErr w:type="spellEnd"/>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9CDCFE"/>
                          <w:sz w:val="21"/>
                          <w:szCs w:val="21"/>
                        </w:rPr>
                        <w:t>latitude</w:t>
                      </w:r>
                      <w:r w:rsidRPr="00D57B65">
                        <w:rPr>
                          <w:rFonts w:ascii="Consolas" w:eastAsia="Times New Roman" w:hAnsi="Consolas" w:cs="Times New Roman"/>
                          <w:color w:val="CCCCCC"/>
                          <w:sz w:val="21"/>
                          <w:szCs w:val="21"/>
                        </w:rPr>
                        <w:t>,\</w:t>
                      </w:r>
                    </w:p>
                    <w:p w14:paraId="6CDAD3B2" w14:textId="77777777" w:rsidR="00D57B65" w:rsidRPr="00D57B65" w:rsidRDefault="00D57B65" w:rsidP="00D57B65">
                      <w:pPr>
                        <w:shd w:val="clear" w:color="auto" w:fill="1F1F1F"/>
                        <w:spacing w:line="285" w:lineRule="atLeast"/>
                        <w:rPr>
                          <w:rFonts w:ascii="Consolas" w:eastAsia="Times New Roman" w:hAnsi="Consolas" w:cs="Times New Roman"/>
                          <w:color w:val="CCCCCC"/>
                          <w:sz w:val="21"/>
                          <w:szCs w:val="21"/>
                        </w:rPr>
                      </w:pPr>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9CDCFE"/>
                          <w:sz w:val="21"/>
                          <w:szCs w:val="21"/>
                        </w:rPr>
                        <w:t>longitude</w:t>
                      </w:r>
                      <w:r w:rsidRPr="00D57B65">
                        <w:rPr>
                          <w:rFonts w:ascii="Consolas" w:eastAsia="Times New Roman" w:hAnsi="Consolas" w:cs="Times New Roman"/>
                          <w:color w:val="CCCCCC"/>
                          <w:sz w:val="21"/>
                          <w:szCs w:val="21"/>
                        </w:rPr>
                        <w:t xml:space="preserve">, </w:t>
                      </w:r>
                      <w:proofErr w:type="spellStart"/>
                      <w:r w:rsidRPr="00D57B65">
                        <w:rPr>
                          <w:rFonts w:ascii="Consolas" w:eastAsia="Times New Roman" w:hAnsi="Consolas" w:cs="Times New Roman"/>
                          <w:color w:val="9CDCFE"/>
                          <w:sz w:val="21"/>
                          <w:szCs w:val="21"/>
                        </w:rPr>
                        <w:t>date_picture_taken</w:t>
                      </w:r>
                      <w:proofErr w:type="spellEnd"/>
                      <w:r w:rsidRPr="00D57B65">
                        <w:rPr>
                          <w:rFonts w:ascii="Consolas" w:eastAsia="Times New Roman" w:hAnsi="Consolas" w:cs="Times New Roman"/>
                          <w:color w:val="CCCCCC"/>
                          <w:sz w:val="21"/>
                          <w:szCs w:val="21"/>
                        </w:rPr>
                        <w:t xml:space="preserve">, </w:t>
                      </w:r>
                      <w:proofErr w:type="spellStart"/>
                      <w:r w:rsidRPr="00D57B65">
                        <w:rPr>
                          <w:rFonts w:ascii="Consolas" w:eastAsia="Times New Roman" w:hAnsi="Consolas" w:cs="Times New Roman"/>
                          <w:color w:val="9CDCFE"/>
                          <w:sz w:val="21"/>
                          <w:szCs w:val="21"/>
                        </w:rPr>
                        <w:t>date_picture_processed</w:t>
                      </w:r>
                      <w:proofErr w:type="spellEnd"/>
                      <w:r w:rsidRPr="00D57B65">
                        <w:rPr>
                          <w:rFonts w:ascii="Consolas" w:eastAsia="Times New Roman" w:hAnsi="Consolas" w:cs="Times New Roman"/>
                          <w:color w:val="CCCCCC"/>
                          <w:sz w:val="21"/>
                          <w:szCs w:val="21"/>
                        </w:rPr>
                        <w:t>):</w:t>
                      </w:r>
                    </w:p>
                    <w:p w14:paraId="21F84542" w14:textId="77777777" w:rsidR="00D57B65" w:rsidRPr="00D57B65" w:rsidRDefault="00D57B65" w:rsidP="00D57B65">
                      <w:pPr>
                        <w:shd w:val="clear" w:color="auto" w:fill="1F1F1F"/>
                        <w:spacing w:line="285" w:lineRule="atLeast"/>
                        <w:rPr>
                          <w:rFonts w:ascii="Consolas" w:eastAsia="Times New Roman" w:hAnsi="Consolas" w:cs="Times New Roman"/>
                          <w:color w:val="CCCCCC"/>
                          <w:sz w:val="21"/>
                          <w:szCs w:val="21"/>
                        </w:rPr>
                      </w:pPr>
                      <w:r w:rsidRPr="00D57B65">
                        <w:rPr>
                          <w:rFonts w:ascii="Consolas" w:eastAsia="Times New Roman" w:hAnsi="Consolas" w:cs="Times New Roman"/>
                          <w:color w:val="CCCCCC"/>
                          <w:sz w:val="21"/>
                          <w:szCs w:val="21"/>
                        </w:rPr>
                        <w:t xml:space="preserve">        </w:t>
                      </w:r>
                      <w:proofErr w:type="spellStart"/>
                      <w:proofErr w:type="gramStart"/>
                      <w:r w:rsidRPr="00D57B65">
                        <w:rPr>
                          <w:rFonts w:ascii="Consolas" w:eastAsia="Times New Roman" w:hAnsi="Consolas" w:cs="Times New Roman"/>
                          <w:color w:val="9CDCFE"/>
                          <w:sz w:val="21"/>
                          <w:szCs w:val="21"/>
                        </w:rPr>
                        <w:t>self</w:t>
                      </w:r>
                      <w:r w:rsidRPr="00D57B65">
                        <w:rPr>
                          <w:rFonts w:ascii="Consolas" w:eastAsia="Times New Roman" w:hAnsi="Consolas" w:cs="Times New Roman"/>
                          <w:color w:val="CCCCCC"/>
                          <w:sz w:val="21"/>
                          <w:szCs w:val="21"/>
                        </w:rPr>
                        <w:t>.</w:t>
                      </w:r>
                      <w:r w:rsidRPr="00D57B65">
                        <w:rPr>
                          <w:rFonts w:ascii="Consolas" w:eastAsia="Times New Roman" w:hAnsi="Consolas" w:cs="Times New Roman"/>
                          <w:color w:val="9CDCFE"/>
                          <w:sz w:val="21"/>
                          <w:szCs w:val="21"/>
                        </w:rPr>
                        <w:t>file</w:t>
                      </w:r>
                      <w:proofErr w:type="gramEnd"/>
                      <w:r w:rsidRPr="00D57B65">
                        <w:rPr>
                          <w:rFonts w:ascii="Consolas" w:eastAsia="Times New Roman" w:hAnsi="Consolas" w:cs="Times New Roman"/>
                          <w:color w:val="9CDCFE"/>
                          <w:sz w:val="21"/>
                          <w:szCs w:val="21"/>
                        </w:rPr>
                        <w:t>_path</w:t>
                      </w:r>
                      <w:proofErr w:type="spellEnd"/>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D4D4D4"/>
                          <w:sz w:val="21"/>
                          <w:szCs w:val="21"/>
                        </w:rPr>
                        <w:t>=</w:t>
                      </w:r>
                      <w:r w:rsidRPr="00D57B65">
                        <w:rPr>
                          <w:rFonts w:ascii="Consolas" w:eastAsia="Times New Roman" w:hAnsi="Consolas" w:cs="Times New Roman"/>
                          <w:color w:val="CCCCCC"/>
                          <w:sz w:val="21"/>
                          <w:szCs w:val="21"/>
                        </w:rPr>
                        <w:t xml:space="preserve"> </w:t>
                      </w:r>
                      <w:proofErr w:type="spellStart"/>
                      <w:r w:rsidRPr="00D57B65">
                        <w:rPr>
                          <w:rFonts w:ascii="Consolas" w:eastAsia="Times New Roman" w:hAnsi="Consolas" w:cs="Times New Roman"/>
                          <w:color w:val="9CDCFE"/>
                          <w:sz w:val="21"/>
                          <w:szCs w:val="21"/>
                        </w:rPr>
                        <w:t>file_path</w:t>
                      </w:r>
                      <w:proofErr w:type="spellEnd"/>
                    </w:p>
                    <w:p w14:paraId="4C85B68A" w14:textId="77777777" w:rsidR="00D57B65" w:rsidRPr="00D57B65" w:rsidRDefault="00D57B65" w:rsidP="00D57B65">
                      <w:pPr>
                        <w:shd w:val="clear" w:color="auto" w:fill="1F1F1F"/>
                        <w:spacing w:line="285" w:lineRule="atLeast"/>
                        <w:rPr>
                          <w:rFonts w:ascii="Consolas" w:eastAsia="Times New Roman" w:hAnsi="Consolas" w:cs="Times New Roman"/>
                          <w:color w:val="CCCCCC"/>
                          <w:sz w:val="21"/>
                          <w:szCs w:val="21"/>
                        </w:rPr>
                      </w:pPr>
                      <w:r w:rsidRPr="00D57B65">
                        <w:rPr>
                          <w:rFonts w:ascii="Consolas" w:eastAsia="Times New Roman" w:hAnsi="Consolas" w:cs="Times New Roman"/>
                          <w:color w:val="CCCCCC"/>
                          <w:sz w:val="21"/>
                          <w:szCs w:val="21"/>
                        </w:rPr>
                        <w:t xml:space="preserve">        </w:t>
                      </w:r>
                      <w:proofErr w:type="spellStart"/>
                      <w:proofErr w:type="gramStart"/>
                      <w:r w:rsidRPr="00D57B65">
                        <w:rPr>
                          <w:rFonts w:ascii="Consolas" w:eastAsia="Times New Roman" w:hAnsi="Consolas" w:cs="Times New Roman"/>
                          <w:color w:val="9CDCFE"/>
                          <w:sz w:val="21"/>
                          <w:szCs w:val="21"/>
                        </w:rPr>
                        <w:t>self</w:t>
                      </w:r>
                      <w:r w:rsidRPr="00D57B65">
                        <w:rPr>
                          <w:rFonts w:ascii="Consolas" w:eastAsia="Times New Roman" w:hAnsi="Consolas" w:cs="Times New Roman"/>
                          <w:color w:val="CCCCCC"/>
                          <w:sz w:val="21"/>
                          <w:szCs w:val="21"/>
                        </w:rPr>
                        <w:t>.</w:t>
                      </w:r>
                      <w:r w:rsidRPr="00D57B65">
                        <w:rPr>
                          <w:rFonts w:ascii="Consolas" w:eastAsia="Times New Roman" w:hAnsi="Consolas" w:cs="Times New Roman"/>
                          <w:color w:val="9CDCFE"/>
                          <w:sz w:val="21"/>
                          <w:szCs w:val="21"/>
                        </w:rPr>
                        <w:t>task</w:t>
                      </w:r>
                      <w:proofErr w:type="gramEnd"/>
                      <w:r w:rsidRPr="00D57B65">
                        <w:rPr>
                          <w:rFonts w:ascii="Consolas" w:eastAsia="Times New Roman" w:hAnsi="Consolas" w:cs="Times New Roman"/>
                          <w:color w:val="9CDCFE"/>
                          <w:sz w:val="21"/>
                          <w:szCs w:val="21"/>
                        </w:rPr>
                        <w:t>_type</w:t>
                      </w:r>
                      <w:proofErr w:type="spellEnd"/>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D4D4D4"/>
                          <w:sz w:val="21"/>
                          <w:szCs w:val="21"/>
                        </w:rPr>
                        <w:t>=</w:t>
                      </w:r>
                      <w:r w:rsidRPr="00D57B65">
                        <w:rPr>
                          <w:rFonts w:ascii="Consolas" w:eastAsia="Times New Roman" w:hAnsi="Consolas" w:cs="Times New Roman"/>
                          <w:color w:val="CCCCCC"/>
                          <w:sz w:val="21"/>
                          <w:szCs w:val="21"/>
                        </w:rPr>
                        <w:t xml:space="preserve"> </w:t>
                      </w:r>
                      <w:proofErr w:type="spellStart"/>
                      <w:r w:rsidRPr="00D57B65">
                        <w:rPr>
                          <w:rFonts w:ascii="Consolas" w:eastAsia="Times New Roman" w:hAnsi="Consolas" w:cs="Times New Roman"/>
                          <w:color w:val="9CDCFE"/>
                          <w:sz w:val="21"/>
                          <w:szCs w:val="21"/>
                        </w:rPr>
                        <w:t>task_type</w:t>
                      </w:r>
                      <w:proofErr w:type="spellEnd"/>
                    </w:p>
                    <w:p w14:paraId="40B8A380" w14:textId="77777777" w:rsidR="00D57B65" w:rsidRPr="00D57B65" w:rsidRDefault="00D57B65" w:rsidP="00D57B65">
                      <w:pPr>
                        <w:shd w:val="clear" w:color="auto" w:fill="1F1F1F"/>
                        <w:spacing w:line="285" w:lineRule="atLeast"/>
                        <w:rPr>
                          <w:rFonts w:ascii="Consolas" w:eastAsia="Times New Roman" w:hAnsi="Consolas" w:cs="Times New Roman"/>
                          <w:color w:val="CCCCCC"/>
                          <w:sz w:val="21"/>
                          <w:szCs w:val="21"/>
                        </w:rPr>
                      </w:pPr>
                      <w:r w:rsidRPr="00D57B65">
                        <w:rPr>
                          <w:rFonts w:ascii="Consolas" w:eastAsia="Times New Roman" w:hAnsi="Consolas" w:cs="Times New Roman"/>
                          <w:color w:val="CCCCCC"/>
                          <w:sz w:val="21"/>
                          <w:szCs w:val="21"/>
                        </w:rPr>
                        <w:t xml:space="preserve">        </w:t>
                      </w:r>
                      <w:proofErr w:type="spellStart"/>
                      <w:proofErr w:type="gramStart"/>
                      <w:r w:rsidRPr="00D57B65">
                        <w:rPr>
                          <w:rFonts w:ascii="Consolas" w:eastAsia="Times New Roman" w:hAnsi="Consolas" w:cs="Times New Roman"/>
                          <w:color w:val="9CDCFE"/>
                          <w:sz w:val="21"/>
                          <w:szCs w:val="21"/>
                        </w:rPr>
                        <w:t>self</w:t>
                      </w:r>
                      <w:r w:rsidRPr="00D57B65">
                        <w:rPr>
                          <w:rFonts w:ascii="Consolas" w:eastAsia="Times New Roman" w:hAnsi="Consolas" w:cs="Times New Roman"/>
                          <w:color w:val="CCCCCC"/>
                          <w:sz w:val="21"/>
                          <w:szCs w:val="21"/>
                        </w:rPr>
                        <w:t>.</w:t>
                      </w:r>
                      <w:r w:rsidRPr="00D57B65">
                        <w:rPr>
                          <w:rFonts w:ascii="Consolas" w:eastAsia="Times New Roman" w:hAnsi="Consolas" w:cs="Times New Roman"/>
                          <w:color w:val="9CDCFE"/>
                          <w:sz w:val="21"/>
                          <w:szCs w:val="21"/>
                        </w:rPr>
                        <w:t>latitude</w:t>
                      </w:r>
                      <w:proofErr w:type="spellEnd"/>
                      <w:proofErr w:type="gramEnd"/>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D4D4D4"/>
                          <w:sz w:val="21"/>
                          <w:szCs w:val="21"/>
                        </w:rPr>
                        <w:t>=</w:t>
                      </w:r>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9CDCFE"/>
                          <w:sz w:val="21"/>
                          <w:szCs w:val="21"/>
                        </w:rPr>
                        <w:t>latitude</w:t>
                      </w:r>
                    </w:p>
                    <w:p w14:paraId="06653767" w14:textId="77777777" w:rsidR="00D57B65" w:rsidRPr="00D57B65" w:rsidRDefault="00D57B65" w:rsidP="00D57B65">
                      <w:pPr>
                        <w:shd w:val="clear" w:color="auto" w:fill="1F1F1F"/>
                        <w:spacing w:line="285" w:lineRule="atLeast"/>
                        <w:rPr>
                          <w:rFonts w:ascii="Consolas" w:eastAsia="Times New Roman" w:hAnsi="Consolas" w:cs="Times New Roman"/>
                          <w:color w:val="CCCCCC"/>
                          <w:sz w:val="21"/>
                          <w:szCs w:val="21"/>
                        </w:rPr>
                      </w:pPr>
                      <w:r w:rsidRPr="00D57B65">
                        <w:rPr>
                          <w:rFonts w:ascii="Consolas" w:eastAsia="Times New Roman" w:hAnsi="Consolas" w:cs="Times New Roman"/>
                          <w:color w:val="CCCCCC"/>
                          <w:sz w:val="21"/>
                          <w:szCs w:val="21"/>
                        </w:rPr>
                        <w:t xml:space="preserve">        </w:t>
                      </w:r>
                      <w:proofErr w:type="spellStart"/>
                      <w:proofErr w:type="gramStart"/>
                      <w:r w:rsidRPr="00D57B65">
                        <w:rPr>
                          <w:rFonts w:ascii="Consolas" w:eastAsia="Times New Roman" w:hAnsi="Consolas" w:cs="Times New Roman"/>
                          <w:color w:val="9CDCFE"/>
                          <w:sz w:val="21"/>
                          <w:szCs w:val="21"/>
                        </w:rPr>
                        <w:t>self</w:t>
                      </w:r>
                      <w:r w:rsidRPr="00D57B65">
                        <w:rPr>
                          <w:rFonts w:ascii="Consolas" w:eastAsia="Times New Roman" w:hAnsi="Consolas" w:cs="Times New Roman"/>
                          <w:color w:val="CCCCCC"/>
                          <w:sz w:val="21"/>
                          <w:szCs w:val="21"/>
                        </w:rPr>
                        <w:t>.</w:t>
                      </w:r>
                      <w:r w:rsidRPr="00D57B65">
                        <w:rPr>
                          <w:rFonts w:ascii="Consolas" w:eastAsia="Times New Roman" w:hAnsi="Consolas" w:cs="Times New Roman"/>
                          <w:color w:val="9CDCFE"/>
                          <w:sz w:val="21"/>
                          <w:szCs w:val="21"/>
                        </w:rPr>
                        <w:t>longitude</w:t>
                      </w:r>
                      <w:proofErr w:type="spellEnd"/>
                      <w:proofErr w:type="gramEnd"/>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D4D4D4"/>
                          <w:sz w:val="21"/>
                          <w:szCs w:val="21"/>
                        </w:rPr>
                        <w:t>=</w:t>
                      </w:r>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9CDCFE"/>
                          <w:sz w:val="21"/>
                          <w:szCs w:val="21"/>
                        </w:rPr>
                        <w:t>longitude</w:t>
                      </w:r>
                    </w:p>
                    <w:p w14:paraId="740B0BFC" w14:textId="77777777" w:rsidR="00D57B65" w:rsidRPr="00D57B65" w:rsidRDefault="00D57B65" w:rsidP="00D57B65">
                      <w:pPr>
                        <w:shd w:val="clear" w:color="auto" w:fill="1F1F1F"/>
                        <w:spacing w:line="285" w:lineRule="atLeast"/>
                        <w:rPr>
                          <w:rFonts w:ascii="Consolas" w:eastAsia="Times New Roman" w:hAnsi="Consolas" w:cs="Times New Roman"/>
                          <w:color w:val="CCCCCC"/>
                          <w:sz w:val="21"/>
                          <w:szCs w:val="21"/>
                        </w:rPr>
                      </w:pPr>
                      <w:r w:rsidRPr="00D57B65">
                        <w:rPr>
                          <w:rFonts w:ascii="Consolas" w:eastAsia="Times New Roman" w:hAnsi="Consolas" w:cs="Times New Roman"/>
                          <w:color w:val="CCCCCC"/>
                          <w:sz w:val="21"/>
                          <w:szCs w:val="21"/>
                        </w:rPr>
                        <w:t xml:space="preserve">        </w:t>
                      </w:r>
                      <w:proofErr w:type="spellStart"/>
                      <w:proofErr w:type="gramStart"/>
                      <w:r w:rsidRPr="00D57B65">
                        <w:rPr>
                          <w:rFonts w:ascii="Consolas" w:eastAsia="Times New Roman" w:hAnsi="Consolas" w:cs="Times New Roman"/>
                          <w:color w:val="9CDCFE"/>
                          <w:sz w:val="21"/>
                          <w:szCs w:val="21"/>
                        </w:rPr>
                        <w:t>self</w:t>
                      </w:r>
                      <w:r w:rsidRPr="00D57B65">
                        <w:rPr>
                          <w:rFonts w:ascii="Consolas" w:eastAsia="Times New Roman" w:hAnsi="Consolas" w:cs="Times New Roman"/>
                          <w:color w:val="CCCCCC"/>
                          <w:sz w:val="21"/>
                          <w:szCs w:val="21"/>
                        </w:rPr>
                        <w:t>.</w:t>
                      </w:r>
                      <w:r w:rsidRPr="00D57B65">
                        <w:rPr>
                          <w:rFonts w:ascii="Consolas" w:eastAsia="Times New Roman" w:hAnsi="Consolas" w:cs="Times New Roman"/>
                          <w:color w:val="9CDCFE"/>
                          <w:sz w:val="21"/>
                          <w:szCs w:val="21"/>
                        </w:rPr>
                        <w:t>date</w:t>
                      </w:r>
                      <w:proofErr w:type="gramEnd"/>
                      <w:r w:rsidRPr="00D57B65">
                        <w:rPr>
                          <w:rFonts w:ascii="Consolas" w:eastAsia="Times New Roman" w:hAnsi="Consolas" w:cs="Times New Roman"/>
                          <w:color w:val="9CDCFE"/>
                          <w:sz w:val="21"/>
                          <w:szCs w:val="21"/>
                        </w:rPr>
                        <w:t>_picture_taken</w:t>
                      </w:r>
                      <w:proofErr w:type="spellEnd"/>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D4D4D4"/>
                          <w:sz w:val="21"/>
                          <w:szCs w:val="21"/>
                        </w:rPr>
                        <w:t>=</w:t>
                      </w:r>
                      <w:r w:rsidRPr="00D57B65">
                        <w:rPr>
                          <w:rFonts w:ascii="Consolas" w:eastAsia="Times New Roman" w:hAnsi="Consolas" w:cs="Times New Roman"/>
                          <w:color w:val="CCCCCC"/>
                          <w:sz w:val="21"/>
                          <w:szCs w:val="21"/>
                        </w:rPr>
                        <w:t xml:space="preserve"> </w:t>
                      </w:r>
                      <w:proofErr w:type="spellStart"/>
                      <w:r w:rsidRPr="00D57B65">
                        <w:rPr>
                          <w:rFonts w:ascii="Consolas" w:eastAsia="Times New Roman" w:hAnsi="Consolas" w:cs="Times New Roman"/>
                          <w:color w:val="9CDCFE"/>
                          <w:sz w:val="21"/>
                          <w:szCs w:val="21"/>
                        </w:rPr>
                        <w:t>date_picture_taken</w:t>
                      </w:r>
                      <w:proofErr w:type="spellEnd"/>
                    </w:p>
                    <w:p w14:paraId="66D7AAC5" w14:textId="77777777" w:rsidR="00D57B65" w:rsidRPr="00D57B65" w:rsidRDefault="00D57B65" w:rsidP="00D57B65">
                      <w:pPr>
                        <w:shd w:val="clear" w:color="auto" w:fill="1F1F1F"/>
                        <w:spacing w:line="285" w:lineRule="atLeast"/>
                        <w:rPr>
                          <w:rFonts w:ascii="Consolas" w:eastAsia="Times New Roman" w:hAnsi="Consolas" w:cs="Times New Roman"/>
                          <w:color w:val="CCCCCC"/>
                          <w:sz w:val="21"/>
                          <w:szCs w:val="21"/>
                        </w:rPr>
                      </w:pPr>
                      <w:r w:rsidRPr="00D57B65">
                        <w:rPr>
                          <w:rFonts w:ascii="Consolas" w:eastAsia="Times New Roman" w:hAnsi="Consolas" w:cs="Times New Roman"/>
                          <w:color w:val="CCCCCC"/>
                          <w:sz w:val="21"/>
                          <w:szCs w:val="21"/>
                        </w:rPr>
                        <w:t xml:space="preserve">        </w:t>
                      </w:r>
                      <w:proofErr w:type="spellStart"/>
                      <w:proofErr w:type="gramStart"/>
                      <w:r w:rsidRPr="00D57B65">
                        <w:rPr>
                          <w:rFonts w:ascii="Consolas" w:eastAsia="Times New Roman" w:hAnsi="Consolas" w:cs="Times New Roman"/>
                          <w:color w:val="9CDCFE"/>
                          <w:sz w:val="21"/>
                          <w:szCs w:val="21"/>
                        </w:rPr>
                        <w:t>self</w:t>
                      </w:r>
                      <w:r w:rsidRPr="00D57B65">
                        <w:rPr>
                          <w:rFonts w:ascii="Consolas" w:eastAsia="Times New Roman" w:hAnsi="Consolas" w:cs="Times New Roman"/>
                          <w:color w:val="CCCCCC"/>
                          <w:sz w:val="21"/>
                          <w:szCs w:val="21"/>
                        </w:rPr>
                        <w:t>.</w:t>
                      </w:r>
                      <w:r w:rsidRPr="00D57B65">
                        <w:rPr>
                          <w:rFonts w:ascii="Consolas" w:eastAsia="Times New Roman" w:hAnsi="Consolas" w:cs="Times New Roman"/>
                          <w:color w:val="9CDCFE"/>
                          <w:sz w:val="21"/>
                          <w:szCs w:val="21"/>
                        </w:rPr>
                        <w:t>date</w:t>
                      </w:r>
                      <w:proofErr w:type="gramEnd"/>
                      <w:r w:rsidRPr="00D57B65">
                        <w:rPr>
                          <w:rFonts w:ascii="Consolas" w:eastAsia="Times New Roman" w:hAnsi="Consolas" w:cs="Times New Roman"/>
                          <w:color w:val="9CDCFE"/>
                          <w:sz w:val="21"/>
                          <w:szCs w:val="21"/>
                        </w:rPr>
                        <w:t>_picture_processed</w:t>
                      </w:r>
                      <w:proofErr w:type="spellEnd"/>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D4D4D4"/>
                          <w:sz w:val="21"/>
                          <w:szCs w:val="21"/>
                        </w:rPr>
                        <w:t>=</w:t>
                      </w:r>
                      <w:r w:rsidRPr="00D57B65">
                        <w:rPr>
                          <w:rFonts w:ascii="Consolas" w:eastAsia="Times New Roman" w:hAnsi="Consolas" w:cs="Times New Roman"/>
                          <w:color w:val="CCCCCC"/>
                          <w:sz w:val="21"/>
                          <w:szCs w:val="21"/>
                        </w:rPr>
                        <w:t xml:space="preserve"> </w:t>
                      </w:r>
                      <w:proofErr w:type="spellStart"/>
                      <w:r w:rsidRPr="00D57B65">
                        <w:rPr>
                          <w:rFonts w:ascii="Consolas" w:eastAsia="Times New Roman" w:hAnsi="Consolas" w:cs="Times New Roman"/>
                          <w:color w:val="9CDCFE"/>
                          <w:sz w:val="21"/>
                          <w:szCs w:val="21"/>
                        </w:rPr>
                        <w:t>date_picture_processed</w:t>
                      </w:r>
                      <w:proofErr w:type="spellEnd"/>
                    </w:p>
                    <w:p w14:paraId="7ABF3AE1" w14:textId="77777777" w:rsidR="00D57B65" w:rsidRPr="00D57B65" w:rsidRDefault="00D57B65" w:rsidP="00D57B65">
                      <w:pPr>
                        <w:shd w:val="clear" w:color="auto" w:fill="1F1F1F"/>
                        <w:spacing w:line="285" w:lineRule="atLeast"/>
                        <w:rPr>
                          <w:rFonts w:ascii="Consolas" w:eastAsia="Times New Roman" w:hAnsi="Consolas" w:cs="Times New Roman"/>
                          <w:color w:val="CCCCCC"/>
                          <w:sz w:val="21"/>
                          <w:szCs w:val="21"/>
                        </w:rPr>
                      </w:pPr>
                      <w:r w:rsidRPr="00D57B65">
                        <w:rPr>
                          <w:rFonts w:ascii="Consolas" w:eastAsia="Times New Roman" w:hAnsi="Consolas" w:cs="Times New Roman"/>
                          <w:color w:val="CCCCCC"/>
                          <w:sz w:val="21"/>
                          <w:szCs w:val="21"/>
                        </w:rPr>
                        <w:t xml:space="preserve">    </w:t>
                      </w:r>
                    </w:p>
                    <w:p w14:paraId="1542B87C" w14:textId="77777777" w:rsidR="00D57B65" w:rsidRPr="00D57B65" w:rsidRDefault="00D57B65" w:rsidP="00D57B65">
                      <w:pPr>
                        <w:shd w:val="clear" w:color="auto" w:fill="1F1F1F"/>
                        <w:spacing w:line="285" w:lineRule="atLeast"/>
                        <w:rPr>
                          <w:rFonts w:ascii="Consolas" w:eastAsia="Times New Roman" w:hAnsi="Consolas" w:cs="Times New Roman"/>
                          <w:color w:val="CCCCCC"/>
                          <w:sz w:val="21"/>
                          <w:szCs w:val="21"/>
                        </w:rPr>
                      </w:pPr>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569CD6"/>
                          <w:sz w:val="21"/>
                          <w:szCs w:val="21"/>
                        </w:rPr>
                        <w:t>def</w:t>
                      </w:r>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DCDCAA"/>
                          <w:sz w:val="21"/>
                          <w:szCs w:val="21"/>
                        </w:rPr>
                        <w:t>valid</w:t>
                      </w:r>
                      <w:r w:rsidRPr="00D57B65">
                        <w:rPr>
                          <w:rFonts w:ascii="Consolas" w:eastAsia="Times New Roman" w:hAnsi="Consolas" w:cs="Times New Roman"/>
                          <w:color w:val="CCCCCC"/>
                          <w:sz w:val="21"/>
                          <w:szCs w:val="21"/>
                        </w:rPr>
                        <w:t>(</w:t>
                      </w:r>
                      <w:r w:rsidRPr="00D57B65">
                        <w:rPr>
                          <w:rFonts w:ascii="Consolas" w:eastAsia="Times New Roman" w:hAnsi="Consolas" w:cs="Times New Roman"/>
                          <w:color w:val="9CDCFE"/>
                          <w:sz w:val="21"/>
                          <w:szCs w:val="21"/>
                        </w:rPr>
                        <w:t>self</w:t>
                      </w:r>
                      <w:r w:rsidRPr="00D57B65">
                        <w:rPr>
                          <w:rFonts w:ascii="Consolas" w:eastAsia="Times New Roman" w:hAnsi="Consolas" w:cs="Times New Roman"/>
                          <w:color w:val="CCCCCC"/>
                          <w:sz w:val="21"/>
                          <w:szCs w:val="21"/>
                        </w:rPr>
                        <w:t>):</w:t>
                      </w:r>
                    </w:p>
                    <w:p w14:paraId="3BAC3282" w14:textId="77777777" w:rsidR="00D57B65" w:rsidRPr="00D57B65" w:rsidRDefault="00D57B65" w:rsidP="00D57B65">
                      <w:pPr>
                        <w:shd w:val="clear" w:color="auto" w:fill="1F1F1F"/>
                        <w:spacing w:line="285" w:lineRule="atLeast"/>
                        <w:rPr>
                          <w:rFonts w:ascii="Consolas" w:eastAsia="Times New Roman" w:hAnsi="Consolas" w:cs="Times New Roman"/>
                          <w:color w:val="CCCCCC"/>
                          <w:sz w:val="21"/>
                          <w:szCs w:val="21"/>
                        </w:rPr>
                      </w:pPr>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6A9955"/>
                          <w:sz w:val="21"/>
                          <w:szCs w:val="21"/>
                        </w:rPr>
                        <w:t xml:space="preserve">#check for error message or </w:t>
                      </w:r>
                      <w:proofErr w:type="spellStart"/>
                      <w:r w:rsidRPr="00D57B65">
                        <w:rPr>
                          <w:rFonts w:ascii="Consolas" w:eastAsia="Times New Roman" w:hAnsi="Consolas" w:cs="Times New Roman"/>
                          <w:color w:val="6A9955"/>
                          <w:sz w:val="21"/>
                          <w:szCs w:val="21"/>
                        </w:rPr>
                        <w:t>NoneType</w:t>
                      </w:r>
                      <w:proofErr w:type="spellEnd"/>
                    </w:p>
                    <w:p w14:paraId="581A6750" w14:textId="77777777" w:rsidR="00D57B65" w:rsidRPr="00D57B65" w:rsidRDefault="00D57B65" w:rsidP="00D57B65">
                      <w:pPr>
                        <w:shd w:val="clear" w:color="auto" w:fill="1F1F1F"/>
                        <w:spacing w:line="285" w:lineRule="atLeast"/>
                        <w:rPr>
                          <w:rFonts w:ascii="Consolas" w:eastAsia="Times New Roman" w:hAnsi="Consolas" w:cs="Times New Roman"/>
                          <w:color w:val="CCCCCC"/>
                          <w:sz w:val="21"/>
                          <w:szCs w:val="21"/>
                        </w:rPr>
                      </w:pPr>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9CDCFE"/>
                          <w:sz w:val="21"/>
                          <w:szCs w:val="21"/>
                        </w:rPr>
                        <w:t>e</w:t>
                      </w:r>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D4D4D4"/>
                          <w:sz w:val="21"/>
                          <w:szCs w:val="21"/>
                        </w:rPr>
                        <w:t>=</w:t>
                      </w:r>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CE9178"/>
                          <w:sz w:val="21"/>
                          <w:szCs w:val="21"/>
                        </w:rPr>
                        <w:t>'error'</w:t>
                      </w:r>
                    </w:p>
                    <w:p w14:paraId="07FA49D9" w14:textId="77777777" w:rsidR="00D57B65" w:rsidRPr="00D57B65" w:rsidRDefault="00D57B65" w:rsidP="00D57B65">
                      <w:pPr>
                        <w:shd w:val="clear" w:color="auto" w:fill="1F1F1F"/>
                        <w:spacing w:line="285" w:lineRule="atLeast"/>
                        <w:rPr>
                          <w:rFonts w:ascii="Consolas" w:eastAsia="Times New Roman" w:hAnsi="Consolas" w:cs="Times New Roman"/>
                          <w:color w:val="CCCCCC"/>
                          <w:sz w:val="21"/>
                          <w:szCs w:val="21"/>
                        </w:rPr>
                      </w:pPr>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C586C0"/>
                          <w:sz w:val="21"/>
                          <w:szCs w:val="21"/>
                        </w:rPr>
                        <w:t>if</w:t>
                      </w:r>
                      <w:r w:rsidRPr="00D57B65">
                        <w:rPr>
                          <w:rFonts w:ascii="Consolas" w:eastAsia="Times New Roman" w:hAnsi="Consolas" w:cs="Times New Roman"/>
                          <w:color w:val="CCCCCC"/>
                          <w:sz w:val="21"/>
                          <w:szCs w:val="21"/>
                        </w:rPr>
                        <w:t xml:space="preserve"> </w:t>
                      </w:r>
                      <w:proofErr w:type="spellStart"/>
                      <w:proofErr w:type="gramStart"/>
                      <w:r w:rsidRPr="00D57B65">
                        <w:rPr>
                          <w:rFonts w:ascii="Consolas" w:eastAsia="Times New Roman" w:hAnsi="Consolas" w:cs="Times New Roman"/>
                          <w:color w:val="9CDCFE"/>
                          <w:sz w:val="21"/>
                          <w:szCs w:val="21"/>
                        </w:rPr>
                        <w:t>self</w:t>
                      </w:r>
                      <w:r w:rsidRPr="00D57B65">
                        <w:rPr>
                          <w:rFonts w:ascii="Consolas" w:eastAsia="Times New Roman" w:hAnsi="Consolas" w:cs="Times New Roman"/>
                          <w:color w:val="CCCCCC"/>
                          <w:sz w:val="21"/>
                          <w:szCs w:val="21"/>
                        </w:rPr>
                        <w:t>.</w:t>
                      </w:r>
                      <w:r w:rsidRPr="00D57B65">
                        <w:rPr>
                          <w:rFonts w:ascii="Consolas" w:eastAsia="Times New Roman" w:hAnsi="Consolas" w:cs="Times New Roman"/>
                          <w:color w:val="9CDCFE"/>
                          <w:sz w:val="21"/>
                          <w:szCs w:val="21"/>
                        </w:rPr>
                        <w:t>latitude</w:t>
                      </w:r>
                      <w:proofErr w:type="spellEnd"/>
                      <w:proofErr w:type="gramEnd"/>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569CD6"/>
                          <w:sz w:val="21"/>
                          <w:szCs w:val="21"/>
                        </w:rPr>
                        <w:t>is</w:t>
                      </w:r>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569CD6"/>
                          <w:sz w:val="21"/>
                          <w:szCs w:val="21"/>
                        </w:rPr>
                        <w:t>not</w:t>
                      </w:r>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569CD6"/>
                          <w:sz w:val="21"/>
                          <w:szCs w:val="21"/>
                        </w:rPr>
                        <w:t>None</w:t>
                      </w:r>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569CD6"/>
                          <w:sz w:val="21"/>
                          <w:szCs w:val="21"/>
                        </w:rPr>
                        <w:t>and</w:t>
                      </w:r>
                      <w:r w:rsidRPr="00D57B65">
                        <w:rPr>
                          <w:rFonts w:ascii="Consolas" w:eastAsia="Times New Roman" w:hAnsi="Consolas" w:cs="Times New Roman"/>
                          <w:color w:val="CCCCCC"/>
                          <w:sz w:val="21"/>
                          <w:szCs w:val="21"/>
                        </w:rPr>
                        <w:t xml:space="preserve"> </w:t>
                      </w:r>
                      <w:proofErr w:type="spellStart"/>
                      <w:r w:rsidRPr="00D57B65">
                        <w:rPr>
                          <w:rFonts w:ascii="Consolas" w:eastAsia="Times New Roman" w:hAnsi="Consolas" w:cs="Times New Roman"/>
                          <w:color w:val="9CDCFE"/>
                          <w:sz w:val="21"/>
                          <w:szCs w:val="21"/>
                        </w:rPr>
                        <w:t>self</w:t>
                      </w:r>
                      <w:r w:rsidRPr="00D57B65">
                        <w:rPr>
                          <w:rFonts w:ascii="Consolas" w:eastAsia="Times New Roman" w:hAnsi="Consolas" w:cs="Times New Roman"/>
                          <w:color w:val="CCCCCC"/>
                          <w:sz w:val="21"/>
                          <w:szCs w:val="21"/>
                        </w:rPr>
                        <w:t>.</w:t>
                      </w:r>
                      <w:r w:rsidRPr="00D57B65">
                        <w:rPr>
                          <w:rFonts w:ascii="Consolas" w:eastAsia="Times New Roman" w:hAnsi="Consolas" w:cs="Times New Roman"/>
                          <w:color w:val="9CDCFE"/>
                          <w:sz w:val="21"/>
                          <w:szCs w:val="21"/>
                        </w:rPr>
                        <w:t>task_type</w:t>
                      </w:r>
                      <w:proofErr w:type="spellEnd"/>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569CD6"/>
                          <w:sz w:val="21"/>
                          <w:szCs w:val="21"/>
                        </w:rPr>
                        <w:t>is</w:t>
                      </w:r>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569CD6"/>
                          <w:sz w:val="21"/>
                          <w:szCs w:val="21"/>
                        </w:rPr>
                        <w:t>not</w:t>
                      </w:r>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569CD6"/>
                          <w:sz w:val="21"/>
                          <w:szCs w:val="21"/>
                        </w:rPr>
                        <w:t>None</w:t>
                      </w:r>
                      <w:r w:rsidRPr="00D57B65">
                        <w:rPr>
                          <w:rFonts w:ascii="Consolas" w:eastAsia="Times New Roman" w:hAnsi="Consolas" w:cs="Times New Roman"/>
                          <w:color w:val="CCCCCC"/>
                          <w:sz w:val="21"/>
                          <w:szCs w:val="21"/>
                        </w:rPr>
                        <w:t>:</w:t>
                      </w:r>
                    </w:p>
                    <w:p w14:paraId="27EFBEE2" w14:textId="77777777" w:rsidR="00D57B65" w:rsidRPr="00D57B65" w:rsidRDefault="00D57B65" w:rsidP="00D57B65">
                      <w:pPr>
                        <w:shd w:val="clear" w:color="auto" w:fill="1F1F1F"/>
                        <w:spacing w:line="285" w:lineRule="atLeast"/>
                        <w:rPr>
                          <w:rFonts w:ascii="Consolas" w:eastAsia="Times New Roman" w:hAnsi="Consolas" w:cs="Times New Roman"/>
                          <w:color w:val="CCCCCC"/>
                          <w:sz w:val="21"/>
                          <w:szCs w:val="21"/>
                        </w:rPr>
                      </w:pPr>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C586C0"/>
                          <w:sz w:val="21"/>
                          <w:szCs w:val="21"/>
                        </w:rPr>
                        <w:t>if</w:t>
                      </w:r>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9CDCFE"/>
                          <w:sz w:val="21"/>
                          <w:szCs w:val="21"/>
                        </w:rPr>
                        <w:t>e</w:t>
                      </w:r>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569CD6"/>
                          <w:sz w:val="21"/>
                          <w:szCs w:val="21"/>
                        </w:rPr>
                        <w:t>in</w:t>
                      </w:r>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4EC9B0"/>
                          <w:sz w:val="21"/>
                          <w:szCs w:val="21"/>
                        </w:rPr>
                        <w:t>str</w:t>
                      </w:r>
                      <w:r w:rsidRPr="00D57B65">
                        <w:rPr>
                          <w:rFonts w:ascii="Consolas" w:eastAsia="Times New Roman" w:hAnsi="Consolas" w:cs="Times New Roman"/>
                          <w:color w:val="CCCCCC"/>
                          <w:sz w:val="21"/>
                          <w:szCs w:val="21"/>
                        </w:rPr>
                        <w:t>(</w:t>
                      </w:r>
                      <w:proofErr w:type="spellStart"/>
                      <w:proofErr w:type="gramStart"/>
                      <w:r w:rsidRPr="00D57B65">
                        <w:rPr>
                          <w:rFonts w:ascii="Consolas" w:eastAsia="Times New Roman" w:hAnsi="Consolas" w:cs="Times New Roman"/>
                          <w:color w:val="9CDCFE"/>
                          <w:sz w:val="21"/>
                          <w:szCs w:val="21"/>
                        </w:rPr>
                        <w:t>self</w:t>
                      </w:r>
                      <w:r w:rsidRPr="00D57B65">
                        <w:rPr>
                          <w:rFonts w:ascii="Consolas" w:eastAsia="Times New Roman" w:hAnsi="Consolas" w:cs="Times New Roman"/>
                          <w:color w:val="CCCCCC"/>
                          <w:sz w:val="21"/>
                          <w:szCs w:val="21"/>
                        </w:rPr>
                        <w:t>.</w:t>
                      </w:r>
                      <w:r w:rsidRPr="00D57B65">
                        <w:rPr>
                          <w:rFonts w:ascii="Consolas" w:eastAsia="Times New Roman" w:hAnsi="Consolas" w:cs="Times New Roman"/>
                          <w:color w:val="9CDCFE"/>
                          <w:sz w:val="21"/>
                          <w:szCs w:val="21"/>
                        </w:rPr>
                        <w:t>latitude</w:t>
                      </w:r>
                      <w:proofErr w:type="spellEnd"/>
                      <w:proofErr w:type="gramEnd"/>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569CD6"/>
                          <w:sz w:val="21"/>
                          <w:szCs w:val="21"/>
                        </w:rPr>
                        <w:t>or</w:t>
                      </w:r>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9CDCFE"/>
                          <w:sz w:val="21"/>
                          <w:szCs w:val="21"/>
                        </w:rPr>
                        <w:t>e</w:t>
                      </w:r>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569CD6"/>
                          <w:sz w:val="21"/>
                          <w:szCs w:val="21"/>
                        </w:rPr>
                        <w:t>in</w:t>
                      </w:r>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4EC9B0"/>
                          <w:sz w:val="21"/>
                          <w:szCs w:val="21"/>
                        </w:rPr>
                        <w:t>str</w:t>
                      </w:r>
                      <w:r w:rsidRPr="00D57B65">
                        <w:rPr>
                          <w:rFonts w:ascii="Consolas" w:eastAsia="Times New Roman" w:hAnsi="Consolas" w:cs="Times New Roman"/>
                          <w:color w:val="CCCCCC"/>
                          <w:sz w:val="21"/>
                          <w:szCs w:val="21"/>
                        </w:rPr>
                        <w:t>(</w:t>
                      </w:r>
                      <w:proofErr w:type="spellStart"/>
                      <w:r w:rsidRPr="00D57B65">
                        <w:rPr>
                          <w:rFonts w:ascii="Consolas" w:eastAsia="Times New Roman" w:hAnsi="Consolas" w:cs="Times New Roman"/>
                          <w:color w:val="9CDCFE"/>
                          <w:sz w:val="21"/>
                          <w:szCs w:val="21"/>
                        </w:rPr>
                        <w:t>self</w:t>
                      </w:r>
                      <w:r w:rsidRPr="00D57B65">
                        <w:rPr>
                          <w:rFonts w:ascii="Consolas" w:eastAsia="Times New Roman" w:hAnsi="Consolas" w:cs="Times New Roman"/>
                          <w:color w:val="CCCCCC"/>
                          <w:sz w:val="21"/>
                          <w:szCs w:val="21"/>
                        </w:rPr>
                        <w:t>.</w:t>
                      </w:r>
                      <w:r w:rsidRPr="00D57B65">
                        <w:rPr>
                          <w:rFonts w:ascii="Consolas" w:eastAsia="Times New Roman" w:hAnsi="Consolas" w:cs="Times New Roman"/>
                          <w:color w:val="9CDCFE"/>
                          <w:sz w:val="21"/>
                          <w:szCs w:val="21"/>
                        </w:rPr>
                        <w:t>task_type</w:t>
                      </w:r>
                      <w:proofErr w:type="spellEnd"/>
                      <w:r w:rsidRPr="00D57B65">
                        <w:rPr>
                          <w:rFonts w:ascii="Consolas" w:eastAsia="Times New Roman" w:hAnsi="Consolas" w:cs="Times New Roman"/>
                          <w:color w:val="CCCCCC"/>
                          <w:sz w:val="21"/>
                          <w:szCs w:val="21"/>
                        </w:rPr>
                        <w:t>):</w:t>
                      </w:r>
                    </w:p>
                    <w:p w14:paraId="337AAEA8" w14:textId="77777777" w:rsidR="00D57B65" w:rsidRPr="00D57B65" w:rsidRDefault="00D57B65" w:rsidP="00D57B65">
                      <w:pPr>
                        <w:shd w:val="clear" w:color="auto" w:fill="1F1F1F"/>
                        <w:spacing w:line="285" w:lineRule="atLeast"/>
                        <w:rPr>
                          <w:rFonts w:ascii="Consolas" w:eastAsia="Times New Roman" w:hAnsi="Consolas" w:cs="Times New Roman"/>
                          <w:color w:val="CCCCCC"/>
                          <w:sz w:val="21"/>
                          <w:szCs w:val="21"/>
                        </w:rPr>
                      </w:pPr>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C586C0"/>
                          <w:sz w:val="21"/>
                          <w:szCs w:val="21"/>
                        </w:rPr>
                        <w:t>return</w:t>
                      </w:r>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569CD6"/>
                          <w:sz w:val="21"/>
                          <w:szCs w:val="21"/>
                        </w:rPr>
                        <w:t>False</w:t>
                      </w:r>
                    </w:p>
                    <w:p w14:paraId="048B329C" w14:textId="77777777" w:rsidR="00D57B65" w:rsidRPr="00D57B65" w:rsidRDefault="00D57B65" w:rsidP="00D57B65">
                      <w:pPr>
                        <w:shd w:val="clear" w:color="auto" w:fill="1F1F1F"/>
                        <w:spacing w:line="285" w:lineRule="atLeast"/>
                        <w:rPr>
                          <w:rFonts w:ascii="Consolas" w:eastAsia="Times New Roman" w:hAnsi="Consolas" w:cs="Times New Roman"/>
                          <w:color w:val="CCCCCC"/>
                          <w:sz w:val="21"/>
                          <w:szCs w:val="21"/>
                        </w:rPr>
                      </w:pPr>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C586C0"/>
                          <w:sz w:val="21"/>
                          <w:szCs w:val="21"/>
                        </w:rPr>
                        <w:t>else</w:t>
                      </w:r>
                      <w:r w:rsidRPr="00D57B65">
                        <w:rPr>
                          <w:rFonts w:ascii="Consolas" w:eastAsia="Times New Roman" w:hAnsi="Consolas" w:cs="Times New Roman"/>
                          <w:color w:val="CCCCCC"/>
                          <w:sz w:val="21"/>
                          <w:szCs w:val="21"/>
                        </w:rPr>
                        <w:t>:</w:t>
                      </w:r>
                    </w:p>
                    <w:p w14:paraId="6B213A66" w14:textId="77777777" w:rsidR="00D57B65" w:rsidRPr="00D57B65" w:rsidRDefault="00D57B65" w:rsidP="00D57B65">
                      <w:pPr>
                        <w:shd w:val="clear" w:color="auto" w:fill="1F1F1F"/>
                        <w:spacing w:line="285" w:lineRule="atLeast"/>
                        <w:rPr>
                          <w:rFonts w:ascii="Consolas" w:eastAsia="Times New Roman" w:hAnsi="Consolas" w:cs="Times New Roman"/>
                          <w:color w:val="CCCCCC"/>
                          <w:sz w:val="21"/>
                          <w:szCs w:val="21"/>
                        </w:rPr>
                      </w:pPr>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C586C0"/>
                          <w:sz w:val="21"/>
                          <w:szCs w:val="21"/>
                        </w:rPr>
                        <w:t>return</w:t>
                      </w:r>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569CD6"/>
                          <w:sz w:val="21"/>
                          <w:szCs w:val="21"/>
                        </w:rPr>
                        <w:t>True</w:t>
                      </w:r>
                    </w:p>
                    <w:p w14:paraId="74CA4FF1" w14:textId="77777777" w:rsidR="00D57B65" w:rsidRPr="00D57B65" w:rsidRDefault="00D57B65" w:rsidP="00D57B65">
                      <w:pPr>
                        <w:shd w:val="clear" w:color="auto" w:fill="1F1F1F"/>
                        <w:spacing w:line="285" w:lineRule="atLeast"/>
                        <w:rPr>
                          <w:rFonts w:ascii="Consolas" w:eastAsia="Times New Roman" w:hAnsi="Consolas" w:cs="Times New Roman"/>
                          <w:color w:val="CCCCCC"/>
                          <w:sz w:val="21"/>
                          <w:szCs w:val="21"/>
                        </w:rPr>
                      </w:pPr>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C586C0"/>
                          <w:sz w:val="21"/>
                          <w:szCs w:val="21"/>
                        </w:rPr>
                        <w:t>else</w:t>
                      </w:r>
                      <w:r w:rsidRPr="00D57B65">
                        <w:rPr>
                          <w:rFonts w:ascii="Consolas" w:eastAsia="Times New Roman" w:hAnsi="Consolas" w:cs="Times New Roman"/>
                          <w:color w:val="CCCCCC"/>
                          <w:sz w:val="21"/>
                          <w:szCs w:val="21"/>
                        </w:rPr>
                        <w:t>:</w:t>
                      </w:r>
                    </w:p>
                    <w:p w14:paraId="15BA7B44" w14:textId="2730263E" w:rsidR="00D57B65" w:rsidRPr="005F0868" w:rsidRDefault="00D57B65" w:rsidP="005F0868">
                      <w:pPr>
                        <w:shd w:val="clear" w:color="auto" w:fill="1F1F1F"/>
                        <w:spacing w:line="285" w:lineRule="atLeast"/>
                        <w:rPr>
                          <w:rFonts w:ascii="Consolas" w:eastAsia="Times New Roman" w:hAnsi="Consolas" w:cs="Times New Roman"/>
                          <w:color w:val="CCCCCC"/>
                          <w:sz w:val="21"/>
                          <w:szCs w:val="21"/>
                        </w:rPr>
                      </w:pPr>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C586C0"/>
                          <w:sz w:val="21"/>
                          <w:szCs w:val="21"/>
                        </w:rPr>
                        <w:t>return</w:t>
                      </w:r>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569CD6"/>
                          <w:sz w:val="21"/>
                          <w:szCs w:val="21"/>
                        </w:rPr>
                        <w:t>False</w:t>
                      </w:r>
                    </w:p>
                  </w:txbxContent>
                </v:textbox>
                <w10:wrap type="topAndBottom" anchorx="margin"/>
              </v:shape>
            </w:pict>
          </mc:Fallback>
        </mc:AlternateContent>
      </w:r>
    </w:p>
    <w:p w14:paraId="4794DE38" w14:textId="37818D89" w:rsidR="00D57B65" w:rsidRDefault="005F0868" w:rsidP="008F0F15">
      <w:r>
        <w:t>Figure X: task class</w:t>
      </w:r>
    </w:p>
    <w:p w14:paraId="546D4785" w14:textId="77777777" w:rsidR="005F0868" w:rsidRDefault="005F0868" w:rsidP="008F0F15"/>
    <w:p w14:paraId="4513F7E1" w14:textId="2BEC05C2" w:rsidR="005F0868" w:rsidRDefault="00826162" w:rsidP="008F0F15">
      <w:r>
        <w:rPr>
          <w:noProof/>
        </w:rPr>
        <w:lastRenderedPageBreak/>
        <mc:AlternateContent>
          <mc:Choice Requires="wps">
            <w:drawing>
              <wp:anchor distT="45720" distB="45720" distL="114300" distR="114300" simplePos="0" relativeHeight="251663360" behindDoc="0" locked="0" layoutInCell="1" allowOverlap="1" wp14:anchorId="576ED829" wp14:editId="03512FFB">
                <wp:simplePos x="0" y="0"/>
                <wp:positionH relativeFrom="margin">
                  <wp:posOffset>-54591</wp:posOffset>
                </wp:positionH>
                <wp:positionV relativeFrom="paragraph">
                  <wp:posOffset>887105</wp:posOffset>
                </wp:positionV>
                <wp:extent cx="5922645" cy="1404620"/>
                <wp:effectExtent l="0" t="0" r="20955" b="27940"/>
                <wp:wrapTopAndBottom/>
                <wp:docPr id="14310770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2645" cy="1404620"/>
                        </a:xfrm>
                        <a:prstGeom prst="rect">
                          <a:avLst/>
                        </a:prstGeom>
                        <a:solidFill>
                          <a:srgbClr val="FFFFFF"/>
                        </a:solidFill>
                        <a:ln w="9525">
                          <a:solidFill>
                            <a:srgbClr val="000000"/>
                          </a:solidFill>
                          <a:miter lim="800000"/>
                          <a:headEnd/>
                          <a:tailEnd/>
                        </a:ln>
                      </wps:spPr>
                      <wps:txbx>
                        <w:txbxContent>
                          <w:p w14:paraId="61D10DB3" w14:textId="77777777" w:rsidR="00826162" w:rsidRPr="00826162" w:rsidRDefault="00826162" w:rsidP="00826162">
                            <w:pPr>
                              <w:shd w:val="clear" w:color="auto" w:fill="1F1F1F"/>
                              <w:spacing w:line="285" w:lineRule="atLeast"/>
                              <w:rPr>
                                <w:rFonts w:ascii="Consolas" w:eastAsia="Times New Roman" w:hAnsi="Consolas" w:cs="Times New Roman"/>
                                <w:color w:val="CCCCCC"/>
                                <w:sz w:val="21"/>
                                <w:szCs w:val="21"/>
                              </w:rPr>
                            </w:pPr>
                            <w:r w:rsidRPr="00826162">
                              <w:rPr>
                                <w:rFonts w:ascii="Consolas" w:eastAsia="Times New Roman" w:hAnsi="Consolas" w:cs="Times New Roman"/>
                                <w:color w:val="569CD6"/>
                                <w:sz w:val="21"/>
                                <w:szCs w:val="21"/>
                              </w:rPr>
                              <w:t>def</w:t>
                            </w:r>
                            <w:r w:rsidRPr="00826162">
                              <w:rPr>
                                <w:rFonts w:ascii="Consolas" w:eastAsia="Times New Roman" w:hAnsi="Consolas" w:cs="Times New Roman"/>
                                <w:color w:val="CCCCCC"/>
                                <w:sz w:val="21"/>
                                <w:szCs w:val="21"/>
                              </w:rPr>
                              <w:t xml:space="preserve"> </w:t>
                            </w:r>
                            <w:proofErr w:type="spellStart"/>
                            <w:r w:rsidRPr="00826162">
                              <w:rPr>
                                <w:rFonts w:ascii="Consolas" w:eastAsia="Times New Roman" w:hAnsi="Consolas" w:cs="Times New Roman"/>
                                <w:color w:val="DCDCAA"/>
                                <w:sz w:val="21"/>
                                <w:szCs w:val="21"/>
                              </w:rPr>
                              <w:t>new_</w:t>
                            </w:r>
                            <w:proofErr w:type="gramStart"/>
                            <w:r w:rsidRPr="00826162">
                              <w:rPr>
                                <w:rFonts w:ascii="Consolas" w:eastAsia="Times New Roman" w:hAnsi="Consolas" w:cs="Times New Roman"/>
                                <w:color w:val="DCDCAA"/>
                                <w:sz w:val="21"/>
                                <w:szCs w:val="21"/>
                              </w:rPr>
                              <w:t>data</w:t>
                            </w:r>
                            <w:proofErr w:type="spellEnd"/>
                            <w:r w:rsidRPr="00826162">
                              <w:rPr>
                                <w:rFonts w:ascii="Consolas" w:eastAsia="Times New Roman" w:hAnsi="Consolas" w:cs="Times New Roman"/>
                                <w:color w:val="CCCCCC"/>
                                <w:sz w:val="21"/>
                                <w:szCs w:val="21"/>
                              </w:rPr>
                              <w:t>(</w:t>
                            </w:r>
                            <w:proofErr w:type="gramEnd"/>
                            <w:r w:rsidRPr="00826162">
                              <w:rPr>
                                <w:rFonts w:ascii="Consolas" w:eastAsia="Times New Roman" w:hAnsi="Consolas" w:cs="Times New Roman"/>
                                <w:color w:val="CCCCCC"/>
                                <w:sz w:val="21"/>
                                <w:szCs w:val="21"/>
                              </w:rPr>
                              <w:t>):</w:t>
                            </w:r>
                          </w:p>
                          <w:p w14:paraId="2C0777ED" w14:textId="77777777" w:rsidR="00826162" w:rsidRPr="00826162" w:rsidRDefault="00826162" w:rsidP="00826162">
                            <w:pPr>
                              <w:shd w:val="clear" w:color="auto" w:fill="1F1F1F"/>
                              <w:spacing w:line="285" w:lineRule="atLeast"/>
                              <w:rPr>
                                <w:rFonts w:ascii="Consolas" w:eastAsia="Times New Roman" w:hAnsi="Consolas" w:cs="Times New Roman"/>
                                <w:color w:val="CCCCCC"/>
                                <w:sz w:val="21"/>
                                <w:szCs w:val="21"/>
                              </w:rPr>
                            </w:pPr>
                            <w:r w:rsidRPr="00826162">
                              <w:rPr>
                                <w:rFonts w:ascii="Consolas" w:eastAsia="Times New Roman" w:hAnsi="Consolas" w:cs="Times New Roman"/>
                                <w:color w:val="CCCCCC"/>
                                <w:sz w:val="21"/>
                                <w:szCs w:val="21"/>
                              </w:rPr>
                              <w:t xml:space="preserve">    </w:t>
                            </w:r>
                            <w:proofErr w:type="spellStart"/>
                            <w:r w:rsidRPr="00826162">
                              <w:rPr>
                                <w:rFonts w:ascii="Consolas" w:eastAsia="Times New Roman" w:hAnsi="Consolas" w:cs="Times New Roman"/>
                                <w:color w:val="9CDCFE"/>
                                <w:sz w:val="21"/>
                                <w:szCs w:val="21"/>
                              </w:rPr>
                              <w:t>columns_upload</w:t>
                            </w:r>
                            <w:proofErr w:type="spellEnd"/>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D4D4D4"/>
                                <w:sz w:val="21"/>
                                <w:szCs w:val="21"/>
                              </w:rPr>
                              <w:t>=</w:t>
                            </w: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CE9178"/>
                                <w:sz w:val="21"/>
                                <w:szCs w:val="21"/>
                              </w:rPr>
                              <w:t>'Picture File Path'</w:t>
                            </w: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CE9178"/>
                                <w:sz w:val="21"/>
                                <w:szCs w:val="21"/>
                              </w:rPr>
                              <w:t>'Task Type'</w:t>
                            </w: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CE9178"/>
                                <w:sz w:val="21"/>
                                <w:szCs w:val="21"/>
                              </w:rPr>
                              <w:t>'Latitude</w:t>
                            </w:r>
                            <w:proofErr w:type="gramStart"/>
                            <w:r w:rsidRPr="00826162">
                              <w:rPr>
                                <w:rFonts w:ascii="Consolas" w:eastAsia="Times New Roman" w:hAnsi="Consolas" w:cs="Times New Roman"/>
                                <w:color w:val="CE9178"/>
                                <w:sz w:val="21"/>
                                <w:szCs w:val="21"/>
                              </w:rPr>
                              <w:t>'</w:t>
                            </w:r>
                            <w:r w:rsidRPr="00826162">
                              <w:rPr>
                                <w:rFonts w:ascii="Consolas" w:eastAsia="Times New Roman" w:hAnsi="Consolas" w:cs="Times New Roman"/>
                                <w:color w:val="CCCCCC"/>
                                <w:sz w:val="21"/>
                                <w:szCs w:val="21"/>
                              </w:rPr>
                              <w:t>,\</w:t>
                            </w:r>
                            <w:proofErr w:type="gramEnd"/>
                          </w:p>
                          <w:p w14:paraId="35908827" w14:textId="77777777" w:rsidR="00826162" w:rsidRPr="00826162" w:rsidRDefault="00826162" w:rsidP="00826162">
                            <w:pPr>
                              <w:shd w:val="clear" w:color="auto" w:fill="1F1F1F"/>
                              <w:spacing w:line="285" w:lineRule="atLeast"/>
                              <w:rPr>
                                <w:rFonts w:ascii="Consolas" w:eastAsia="Times New Roman" w:hAnsi="Consolas" w:cs="Times New Roman"/>
                                <w:color w:val="CCCCCC"/>
                                <w:sz w:val="21"/>
                                <w:szCs w:val="21"/>
                              </w:rPr>
                            </w:pPr>
                            <w:r w:rsidRPr="00826162">
                              <w:rPr>
                                <w:rFonts w:ascii="Consolas" w:eastAsia="Times New Roman" w:hAnsi="Consolas" w:cs="Times New Roman"/>
                                <w:color w:val="CCCCCC"/>
                                <w:sz w:val="21"/>
                                <w:szCs w:val="21"/>
                              </w:rPr>
                              <w:t>                       </w:t>
                            </w:r>
                            <w:r w:rsidRPr="00826162">
                              <w:rPr>
                                <w:rFonts w:ascii="Consolas" w:eastAsia="Times New Roman" w:hAnsi="Consolas" w:cs="Times New Roman"/>
                                <w:color w:val="CE9178"/>
                                <w:sz w:val="21"/>
                                <w:szCs w:val="21"/>
                              </w:rPr>
                              <w:t>'Longitude'</w:t>
                            </w: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CE9178"/>
                                <w:sz w:val="21"/>
                                <w:szCs w:val="21"/>
                              </w:rPr>
                              <w:t>'Date Picture Taken</w:t>
                            </w:r>
                            <w:proofErr w:type="gramStart"/>
                            <w:r w:rsidRPr="00826162">
                              <w:rPr>
                                <w:rFonts w:ascii="Consolas" w:eastAsia="Times New Roman" w:hAnsi="Consolas" w:cs="Times New Roman"/>
                                <w:color w:val="CE9178"/>
                                <w:sz w:val="21"/>
                                <w:szCs w:val="21"/>
                              </w:rPr>
                              <w:t>'</w:t>
                            </w:r>
                            <w:r w:rsidRPr="00826162">
                              <w:rPr>
                                <w:rFonts w:ascii="Consolas" w:eastAsia="Times New Roman" w:hAnsi="Consolas" w:cs="Times New Roman"/>
                                <w:color w:val="CCCCCC"/>
                                <w:sz w:val="21"/>
                                <w:szCs w:val="21"/>
                              </w:rPr>
                              <w:t>,\</w:t>
                            </w:r>
                            <w:proofErr w:type="gramEnd"/>
                          </w:p>
                          <w:p w14:paraId="04C41DD5" w14:textId="77777777" w:rsidR="00826162" w:rsidRPr="00826162" w:rsidRDefault="00826162" w:rsidP="00826162">
                            <w:pPr>
                              <w:shd w:val="clear" w:color="auto" w:fill="1F1F1F"/>
                              <w:spacing w:line="285" w:lineRule="atLeast"/>
                              <w:rPr>
                                <w:rFonts w:ascii="Consolas" w:eastAsia="Times New Roman" w:hAnsi="Consolas" w:cs="Times New Roman"/>
                                <w:color w:val="CCCCCC"/>
                                <w:sz w:val="21"/>
                                <w:szCs w:val="21"/>
                              </w:rPr>
                            </w:pP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CE9178"/>
                                <w:sz w:val="21"/>
                                <w:szCs w:val="21"/>
                              </w:rPr>
                              <w:t>'Date Picture Processed'</w:t>
                            </w:r>
                            <w:r w:rsidRPr="00826162">
                              <w:rPr>
                                <w:rFonts w:ascii="Consolas" w:eastAsia="Times New Roman" w:hAnsi="Consolas" w:cs="Times New Roman"/>
                                <w:color w:val="CCCCCC"/>
                                <w:sz w:val="21"/>
                                <w:szCs w:val="21"/>
                              </w:rPr>
                              <w:t>]</w:t>
                            </w:r>
                          </w:p>
                          <w:p w14:paraId="72B929CD" w14:textId="77777777" w:rsidR="00826162" w:rsidRPr="00826162" w:rsidRDefault="00826162" w:rsidP="00826162">
                            <w:pPr>
                              <w:shd w:val="clear" w:color="auto" w:fill="1F1F1F"/>
                              <w:spacing w:line="285" w:lineRule="atLeast"/>
                              <w:rPr>
                                <w:rFonts w:ascii="Consolas" w:eastAsia="Times New Roman" w:hAnsi="Consolas" w:cs="Times New Roman"/>
                                <w:color w:val="CCCCCC"/>
                                <w:sz w:val="21"/>
                                <w:szCs w:val="21"/>
                              </w:rPr>
                            </w:pPr>
                            <w:r w:rsidRPr="00826162">
                              <w:rPr>
                                <w:rFonts w:ascii="Consolas" w:eastAsia="Times New Roman" w:hAnsi="Consolas" w:cs="Times New Roman"/>
                                <w:color w:val="CCCCCC"/>
                                <w:sz w:val="21"/>
                                <w:szCs w:val="21"/>
                              </w:rPr>
                              <w:t xml:space="preserve">    </w:t>
                            </w:r>
                            <w:proofErr w:type="spellStart"/>
                            <w:r w:rsidRPr="00826162">
                              <w:rPr>
                                <w:rFonts w:ascii="Consolas" w:eastAsia="Times New Roman" w:hAnsi="Consolas" w:cs="Times New Roman"/>
                                <w:color w:val="9CDCFE"/>
                                <w:sz w:val="21"/>
                                <w:szCs w:val="21"/>
                              </w:rPr>
                              <w:t>columns_errors</w:t>
                            </w:r>
                            <w:proofErr w:type="spellEnd"/>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D4D4D4"/>
                                <w:sz w:val="21"/>
                                <w:szCs w:val="21"/>
                              </w:rPr>
                              <w:t>=</w:t>
                            </w:r>
                            <w:r w:rsidRPr="00826162">
                              <w:rPr>
                                <w:rFonts w:ascii="Consolas" w:eastAsia="Times New Roman" w:hAnsi="Consolas" w:cs="Times New Roman"/>
                                <w:color w:val="CCCCCC"/>
                                <w:sz w:val="21"/>
                                <w:szCs w:val="21"/>
                              </w:rPr>
                              <w:t xml:space="preserve"> \</w:t>
                            </w:r>
                          </w:p>
                          <w:p w14:paraId="44858ADE" w14:textId="77777777" w:rsidR="00826162" w:rsidRPr="00826162" w:rsidRDefault="00826162" w:rsidP="00826162">
                            <w:pPr>
                              <w:shd w:val="clear" w:color="auto" w:fill="1F1F1F"/>
                              <w:spacing w:line="285" w:lineRule="atLeast"/>
                              <w:rPr>
                                <w:rFonts w:ascii="Consolas" w:eastAsia="Times New Roman" w:hAnsi="Consolas" w:cs="Times New Roman"/>
                                <w:color w:val="CCCCCC"/>
                                <w:sz w:val="21"/>
                                <w:szCs w:val="21"/>
                              </w:rPr>
                            </w:pPr>
                            <w:r w:rsidRPr="00826162">
                              <w:rPr>
                                <w:rFonts w:ascii="Consolas" w:eastAsia="Times New Roman" w:hAnsi="Consolas" w:cs="Times New Roman"/>
                                <w:color w:val="CCCCCC"/>
                                <w:sz w:val="21"/>
                                <w:szCs w:val="21"/>
                              </w:rPr>
                              <w:t>        [</w:t>
                            </w:r>
                            <w:r w:rsidRPr="00826162">
                              <w:rPr>
                                <w:rFonts w:ascii="Consolas" w:eastAsia="Times New Roman" w:hAnsi="Consolas" w:cs="Times New Roman"/>
                                <w:color w:val="CE9178"/>
                                <w:sz w:val="21"/>
                                <w:szCs w:val="21"/>
                              </w:rPr>
                              <w:t>'Picture File Path'</w:t>
                            </w: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CE9178"/>
                                <w:sz w:val="21"/>
                                <w:szCs w:val="21"/>
                              </w:rPr>
                              <w:t>'Barcode'</w:t>
                            </w: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CE9178"/>
                                <w:sz w:val="21"/>
                                <w:szCs w:val="21"/>
                              </w:rPr>
                              <w:t>'</w:t>
                            </w:r>
                            <w:proofErr w:type="spellStart"/>
                            <w:r w:rsidRPr="00826162">
                              <w:rPr>
                                <w:rFonts w:ascii="Consolas" w:eastAsia="Times New Roman" w:hAnsi="Consolas" w:cs="Times New Roman"/>
                                <w:color w:val="CE9178"/>
                                <w:sz w:val="21"/>
                                <w:szCs w:val="21"/>
                              </w:rPr>
                              <w:t>exif</w:t>
                            </w:r>
                            <w:proofErr w:type="spellEnd"/>
                            <w:r w:rsidRPr="00826162">
                              <w:rPr>
                                <w:rFonts w:ascii="Consolas" w:eastAsia="Times New Roman" w:hAnsi="Consolas" w:cs="Times New Roman"/>
                                <w:color w:val="CE9178"/>
                                <w:sz w:val="21"/>
                                <w:szCs w:val="21"/>
                              </w:rPr>
                              <w:t>'</w:t>
                            </w: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CE9178"/>
                                <w:sz w:val="21"/>
                                <w:szCs w:val="21"/>
                              </w:rPr>
                              <w:t>'</w:t>
                            </w:r>
                            <w:proofErr w:type="spellStart"/>
                            <w:r w:rsidRPr="00826162">
                              <w:rPr>
                                <w:rFonts w:ascii="Consolas" w:eastAsia="Times New Roman" w:hAnsi="Consolas" w:cs="Times New Roman"/>
                                <w:color w:val="CE9178"/>
                                <w:sz w:val="21"/>
                                <w:szCs w:val="21"/>
                              </w:rPr>
                              <w:t>exif_detail</w:t>
                            </w:r>
                            <w:proofErr w:type="spellEnd"/>
                            <w:r w:rsidRPr="00826162">
                              <w:rPr>
                                <w:rFonts w:ascii="Consolas" w:eastAsia="Times New Roman" w:hAnsi="Consolas" w:cs="Times New Roman"/>
                                <w:color w:val="CE9178"/>
                                <w:sz w:val="21"/>
                                <w:szCs w:val="21"/>
                              </w:rPr>
                              <w:t>'</w:t>
                            </w:r>
                            <w:r w:rsidRPr="00826162">
                              <w:rPr>
                                <w:rFonts w:ascii="Consolas" w:eastAsia="Times New Roman" w:hAnsi="Consolas" w:cs="Times New Roman"/>
                                <w:color w:val="CCCCCC"/>
                                <w:sz w:val="21"/>
                                <w:szCs w:val="21"/>
                              </w:rPr>
                              <w:t>]</w:t>
                            </w:r>
                          </w:p>
                          <w:p w14:paraId="522D47FB" w14:textId="77777777" w:rsidR="00826162" w:rsidRPr="00826162" w:rsidRDefault="00826162" w:rsidP="00826162">
                            <w:pPr>
                              <w:shd w:val="clear" w:color="auto" w:fill="1F1F1F"/>
                              <w:spacing w:line="285" w:lineRule="atLeast"/>
                              <w:rPr>
                                <w:rFonts w:ascii="Consolas" w:eastAsia="Times New Roman" w:hAnsi="Consolas" w:cs="Times New Roman"/>
                                <w:color w:val="CCCCCC"/>
                                <w:sz w:val="21"/>
                                <w:szCs w:val="21"/>
                              </w:rPr>
                            </w:pPr>
                            <w:r w:rsidRPr="00826162">
                              <w:rPr>
                                <w:rFonts w:ascii="Consolas" w:eastAsia="Times New Roman" w:hAnsi="Consolas" w:cs="Times New Roman"/>
                                <w:color w:val="CCCCCC"/>
                                <w:sz w:val="21"/>
                                <w:szCs w:val="21"/>
                              </w:rPr>
                              <w:t xml:space="preserve">    </w:t>
                            </w:r>
                            <w:proofErr w:type="spellStart"/>
                            <w:r w:rsidRPr="00826162">
                              <w:rPr>
                                <w:rFonts w:ascii="Consolas" w:eastAsia="Times New Roman" w:hAnsi="Consolas" w:cs="Times New Roman"/>
                                <w:color w:val="9CDCFE"/>
                                <w:sz w:val="21"/>
                                <w:szCs w:val="21"/>
                              </w:rPr>
                              <w:t>picture_df</w:t>
                            </w:r>
                            <w:proofErr w:type="spellEnd"/>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D4D4D4"/>
                                <w:sz w:val="21"/>
                                <w:szCs w:val="21"/>
                              </w:rPr>
                              <w:t>=</w:t>
                            </w:r>
                            <w:r w:rsidRPr="00826162">
                              <w:rPr>
                                <w:rFonts w:ascii="Consolas" w:eastAsia="Times New Roman" w:hAnsi="Consolas" w:cs="Times New Roman"/>
                                <w:color w:val="CCCCCC"/>
                                <w:sz w:val="21"/>
                                <w:szCs w:val="21"/>
                              </w:rPr>
                              <w:t xml:space="preserve"> </w:t>
                            </w:r>
                            <w:proofErr w:type="spellStart"/>
                            <w:proofErr w:type="gramStart"/>
                            <w:r w:rsidRPr="00826162">
                              <w:rPr>
                                <w:rFonts w:ascii="Consolas" w:eastAsia="Times New Roman" w:hAnsi="Consolas" w:cs="Times New Roman"/>
                                <w:color w:val="4EC9B0"/>
                                <w:sz w:val="21"/>
                                <w:szCs w:val="21"/>
                              </w:rPr>
                              <w:t>pd</w:t>
                            </w:r>
                            <w:r w:rsidRPr="00826162">
                              <w:rPr>
                                <w:rFonts w:ascii="Consolas" w:eastAsia="Times New Roman" w:hAnsi="Consolas" w:cs="Times New Roman"/>
                                <w:color w:val="CCCCCC"/>
                                <w:sz w:val="21"/>
                                <w:szCs w:val="21"/>
                              </w:rPr>
                              <w:t>.</w:t>
                            </w:r>
                            <w:r w:rsidRPr="00826162">
                              <w:rPr>
                                <w:rFonts w:ascii="Consolas" w:eastAsia="Times New Roman" w:hAnsi="Consolas" w:cs="Times New Roman"/>
                                <w:color w:val="4EC9B0"/>
                                <w:sz w:val="21"/>
                                <w:szCs w:val="21"/>
                              </w:rPr>
                              <w:t>DataFrame</w:t>
                            </w:r>
                            <w:proofErr w:type="spellEnd"/>
                            <w:proofErr w:type="gramEnd"/>
                            <w:r w:rsidRPr="00826162">
                              <w:rPr>
                                <w:rFonts w:ascii="Consolas" w:eastAsia="Times New Roman" w:hAnsi="Consolas" w:cs="Times New Roman"/>
                                <w:color w:val="CCCCCC"/>
                                <w:sz w:val="21"/>
                                <w:szCs w:val="21"/>
                              </w:rPr>
                              <w:t>(</w:t>
                            </w:r>
                            <w:r w:rsidRPr="00826162">
                              <w:rPr>
                                <w:rFonts w:ascii="Consolas" w:eastAsia="Times New Roman" w:hAnsi="Consolas" w:cs="Times New Roman"/>
                                <w:color w:val="9CDCFE"/>
                                <w:sz w:val="21"/>
                                <w:szCs w:val="21"/>
                              </w:rPr>
                              <w:t>columns</w:t>
                            </w: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D4D4D4"/>
                                <w:sz w:val="21"/>
                                <w:szCs w:val="21"/>
                              </w:rPr>
                              <w:t>=</w:t>
                            </w:r>
                            <w:r w:rsidRPr="00826162">
                              <w:rPr>
                                <w:rFonts w:ascii="Consolas" w:eastAsia="Times New Roman" w:hAnsi="Consolas" w:cs="Times New Roman"/>
                                <w:color w:val="CCCCCC"/>
                                <w:sz w:val="21"/>
                                <w:szCs w:val="21"/>
                              </w:rPr>
                              <w:t xml:space="preserve"> </w:t>
                            </w:r>
                            <w:proofErr w:type="spellStart"/>
                            <w:r w:rsidRPr="00826162">
                              <w:rPr>
                                <w:rFonts w:ascii="Consolas" w:eastAsia="Times New Roman" w:hAnsi="Consolas" w:cs="Times New Roman"/>
                                <w:color w:val="9CDCFE"/>
                                <w:sz w:val="21"/>
                                <w:szCs w:val="21"/>
                              </w:rPr>
                              <w:t>columns_upload</w:t>
                            </w:r>
                            <w:proofErr w:type="spellEnd"/>
                            <w:r w:rsidRPr="00826162">
                              <w:rPr>
                                <w:rFonts w:ascii="Consolas" w:eastAsia="Times New Roman" w:hAnsi="Consolas" w:cs="Times New Roman"/>
                                <w:color w:val="CCCCCC"/>
                                <w:sz w:val="21"/>
                                <w:szCs w:val="21"/>
                              </w:rPr>
                              <w:t>)</w:t>
                            </w:r>
                          </w:p>
                          <w:p w14:paraId="2E2F4027" w14:textId="77777777" w:rsidR="00826162" w:rsidRPr="00826162" w:rsidRDefault="00826162" w:rsidP="00826162">
                            <w:pPr>
                              <w:shd w:val="clear" w:color="auto" w:fill="1F1F1F"/>
                              <w:spacing w:line="285" w:lineRule="atLeast"/>
                              <w:rPr>
                                <w:rFonts w:ascii="Consolas" w:eastAsia="Times New Roman" w:hAnsi="Consolas" w:cs="Times New Roman"/>
                                <w:color w:val="CCCCCC"/>
                                <w:sz w:val="21"/>
                                <w:szCs w:val="21"/>
                              </w:rPr>
                            </w:pPr>
                            <w:r w:rsidRPr="00826162">
                              <w:rPr>
                                <w:rFonts w:ascii="Consolas" w:eastAsia="Times New Roman" w:hAnsi="Consolas" w:cs="Times New Roman"/>
                                <w:color w:val="CCCCCC"/>
                                <w:sz w:val="21"/>
                                <w:szCs w:val="21"/>
                              </w:rPr>
                              <w:t xml:space="preserve">    </w:t>
                            </w:r>
                            <w:proofErr w:type="spellStart"/>
                            <w:r w:rsidRPr="00826162">
                              <w:rPr>
                                <w:rFonts w:ascii="Consolas" w:eastAsia="Times New Roman" w:hAnsi="Consolas" w:cs="Times New Roman"/>
                                <w:color w:val="9CDCFE"/>
                                <w:sz w:val="21"/>
                                <w:szCs w:val="21"/>
                              </w:rPr>
                              <w:t>errors_df</w:t>
                            </w:r>
                            <w:proofErr w:type="spellEnd"/>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D4D4D4"/>
                                <w:sz w:val="21"/>
                                <w:szCs w:val="21"/>
                              </w:rPr>
                              <w:t>=</w:t>
                            </w:r>
                            <w:r w:rsidRPr="00826162">
                              <w:rPr>
                                <w:rFonts w:ascii="Consolas" w:eastAsia="Times New Roman" w:hAnsi="Consolas" w:cs="Times New Roman"/>
                                <w:color w:val="CCCCCC"/>
                                <w:sz w:val="21"/>
                                <w:szCs w:val="21"/>
                              </w:rPr>
                              <w:t xml:space="preserve"> </w:t>
                            </w:r>
                            <w:proofErr w:type="spellStart"/>
                            <w:proofErr w:type="gramStart"/>
                            <w:r w:rsidRPr="00826162">
                              <w:rPr>
                                <w:rFonts w:ascii="Consolas" w:eastAsia="Times New Roman" w:hAnsi="Consolas" w:cs="Times New Roman"/>
                                <w:color w:val="4EC9B0"/>
                                <w:sz w:val="21"/>
                                <w:szCs w:val="21"/>
                              </w:rPr>
                              <w:t>pd</w:t>
                            </w:r>
                            <w:r w:rsidRPr="00826162">
                              <w:rPr>
                                <w:rFonts w:ascii="Consolas" w:eastAsia="Times New Roman" w:hAnsi="Consolas" w:cs="Times New Roman"/>
                                <w:color w:val="CCCCCC"/>
                                <w:sz w:val="21"/>
                                <w:szCs w:val="21"/>
                              </w:rPr>
                              <w:t>.</w:t>
                            </w:r>
                            <w:r w:rsidRPr="00826162">
                              <w:rPr>
                                <w:rFonts w:ascii="Consolas" w:eastAsia="Times New Roman" w:hAnsi="Consolas" w:cs="Times New Roman"/>
                                <w:color w:val="4EC9B0"/>
                                <w:sz w:val="21"/>
                                <w:szCs w:val="21"/>
                              </w:rPr>
                              <w:t>DataFrame</w:t>
                            </w:r>
                            <w:proofErr w:type="spellEnd"/>
                            <w:proofErr w:type="gramEnd"/>
                            <w:r w:rsidRPr="00826162">
                              <w:rPr>
                                <w:rFonts w:ascii="Consolas" w:eastAsia="Times New Roman" w:hAnsi="Consolas" w:cs="Times New Roman"/>
                                <w:color w:val="CCCCCC"/>
                                <w:sz w:val="21"/>
                                <w:szCs w:val="21"/>
                              </w:rPr>
                              <w:t>(</w:t>
                            </w:r>
                            <w:r w:rsidRPr="00826162">
                              <w:rPr>
                                <w:rFonts w:ascii="Consolas" w:eastAsia="Times New Roman" w:hAnsi="Consolas" w:cs="Times New Roman"/>
                                <w:color w:val="9CDCFE"/>
                                <w:sz w:val="21"/>
                                <w:szCs w:val="21"/>
                              </w:rPr>
                              <w:t>columns</w:t>
                            </w: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D4D4D4"/>
                                <w:sz w:val="21"/>
                                <w:szCs w:val="21"/>
                              </w:rPr>
                              <w:t>=</w:t>
                            </w:r>
                            <w:r w:rsidRPr="00826162">
                              <w:rPr>
                                <w:rFonts w:ascii="Consolas" w:eastAsia="Times New Roman" w:hAnsi="Consolas" w:cs="Times New Roman"/>
                                <w:color w:val="CCCCCC"/>
                                <w:sz w:val="21"/>
                                <w:szCs w:val="21"/>
                              </w:rPr>
                              <w:t xml:space="preserve"> </w:t>
                            </w:r>
                            <w:proofErr w:type="spellStart"/>
                            <w:r w:rsidRPr="00826162">
                              <w:rPr>
                                <w:rFonts w:ascii="Consolas" w:eastAsia="Times New Roman" w:hAnsi="Consolas" w:cs="Times New Roman"/>
                                <w:color w:val="9CDCFE"/>
                                <w:sz w:val="21"/>
                                <w:szCs w:val="21"/>
                              </w:rPr>
                              <w:t>columns_errors</w:t>
                            </w:r>
                            <w:proofErr w:type="spellEnd"/>
                            <w:r w:rsidRPr="00826162">
                              <w:rPr>
                                <w:rFonts w:ascii="Consolas" w:eastAsia="Times New Roman" w:hAnsi="Consolas" w:cs="Times New Roman"/>
                                <w:color w:val="CCCCCC"/>
                                <w:sz w:val="21"/>
                                <w:szCs w:val="21"/>
                              </w:rPr>
                              <w:t>)</w:t>
                            </w:r>
                          </w:p>
                          <w:p w14:paraId="65BCD515" w14:textId="77777777" w:rsidR="00826162" w:rsidRPr="00826162" w:rsidRDefault="00826162" w:rsidP="00826162">
                            <w:pPr>
                              <w:shd w:val="clear" w:color="auto" w:fill="1F1F1F"/>
                              <w:spacing w:line="285" w:lineRule="atLeast"/>
                              <w:rPr>
                                <w:rFonts w:ascii="Consolas" w:eastAsia="Times New Roman" w:hAnsi="Consolas" w:cs="Times New Roman"/>
                                <w:color w:val="CCCCCC"/>
                                <w:sz w:val="21"/>
                                <w:szCs w:val="21"/>
                              </w:rPr>
                            </w:pP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9CDCFE"/>
                                <w:sz w:val="21"/>
                                <w:szCs w:val="21"/>
                              </w:rPr>
                              <w:t>root</w:t>
                            </w: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D4D4D4"/>
                                <w:sz w:val="21"/>
                                <w:szCs w:val="21"/>
                              </w:rPr>
                              <w:t>=</w:t>
                            </w:r>
                            <w:r w:rsidRPr="00826162">
                              <w:rPr>
                                <w:rFonts w:ascii="Consolas" w:eastAsia="Times New Roman" w:hAnsi="Consolas" w:cs="Times New Roman"/>
                                <w:color w:val="CCCCCC"/>
                                <w:sz w:val="21"/>
                                <w:szCs w:val="21"/>
                              </w:rPr>
                              <w:t xml:space="preserve"> </w:t>
                            </w:r>
                            <w:proofErr w:type="spellStart"/>
                            <w:r w:rsidRPr="00826162">
                              <w:rPr>
                                <w:rFonts w:ascii="Consolas" w:eastAsia="Times New Roman" w:hAnsi="Consolas" w:cs="Times New Roman"/>
                                <w:color w:val="9CDCFE"/>
                                <w:sz w:val="21"/>
                                <w:szCs w:val="21"/>
                              </w:rPr>
                              <w:t>input_data_path</w:t>
                            </w:r>
                            <w:proofErr w:type="spellEnd"/>
                          </w:p>
                          <w:p w14:paraId="18477A52" w14:textId="77777777" w:rsidR="00826162" w:rsidRPr="00826162" w:rsidRDefault="00826162" w:rsidP="00826162">
                            <w:pPr>
                              <w:shd w:val="clear" w:color="auto" w:fill="1F1F1F"/>
                              <w:spacing w:line="285" w:lineRule="atLeast"/>
                              <w:rPr>
                                <w:rFonts w:ascii="Consolas" w:eastAsia="Times New Roman" w:hAnsi="Consolas" w:cs="Times New Roman"/>
                                <w:color w:val="CCCCCC"/>
                                <w:sz w:val="21"/>
                                <w:szCs w:val="21"/>
                              </w:rPr>
                            </w:pPr>
                            <w:r w:rsidRPr="00826162">
                              <w:rPr>
                                <w:rFonts w:ascii="Consolas" w:eastAsia="Times New Roman" w:hAnsi="Consolas" w:cs="Times New Roman"/>
                                <w:color w:val="CCCCCC"/>
                                <w:sz w:val="21"/>
                                <w:szCs w:val="21"/>
                              </w:rPr>
                              <w:t xml:space="preserve">    </w:t>
                            </w:r>
                            <w:proofErr w:type="spellStart"/>
                            <w:r w:rsidRPr="00826162">
                              <w:rPr>
                                <w:rFonts w:ascii="Consolas" w:eastAsia="Times New Roman" w:hAnsi="Consolas" w:cs="Times New Roman"/>
                                <w:color w:val="9CDCFE"/>
                                <w:sz w:val="21"/>
                                <w:szCs w:val="21"/>
                              </w:rPr>
                              <w:t>image_list</w:t>
                            </w:r>
                            <w:proofErr w:type="spellEnd"/>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D4D4D4"/>
                                <w:sz w:val="21"/>
                                <w:szCs w:val="21"/>
                              </w:rPr>
                              <w:t>=</w:t>
                            </w:r>
                            <w:r w:rsidRPr="00826162">
                              <w:rPr>
                                <w:rFonts w:ascii="Consolas" w:eastAsia="Times New Roman" w:hAnsi="Consolas" w:cs="Times New Roman"/>
                                <w:color w:val="CCCCCC"/>
                                <w:sz w:val="21"/>
                                <w:szCs w:val="21"/>
                              </w:rPr>
                              <w:t xml:space="preserve"> </w:t>
                            </w:r>
                            <w:proofErr w:type="spellStart"/>
                            <w:proofErr w:type="gramStart"/>
                            <w:r w:rsidRPr="00826162">
                              <w:rPr>
                                <w:rFonts w:ascii="Consolas" w:eastAsia="Times New Roman" w:hAnsi="Consolas" w:cs="Times New Roman"/>
                                <w:color w:val="4EC9B0"/>
                                <w:sz w:val="21"/>
                                <w:szCs w:val="21"/>
                              </w:rPr>
                              <w:t>os</w:t>
                            </w:r>
                            <w:r w:rsidRPr="00826162">
                              <w:rPr>
                                <w:rFonts w:ascii="Consolas" w:eastAsia="Times New Roman" w:hAnsi="Consolas" w:cs="Times New Roman"/>
                                <w:color w:val="CCCCCC"/>
                                <w:sz w:val="21"/>
                                <w:szCs w:val="21"/>
                              </w:rPr>
                              <w:t>.</w:t>
                            </w:r>
                            <w:r w:rsidRPr="00826162">
                              <w:rPr>
                                <w:rFonts w:ascii="Consolas" w:eastAsia="Times New Roman" w:hAnsi="Consolas" w:cs="Times New Roman"/>
                                <w:color w:val="DCDCAA"/>
                                <w:sz w:val="21"/>
                                <w:szCs w:val="21"/>
                              </w:rPr>
                              <w:t>listdir</w:t>
                            </w:r>
                            <w:proofErr w:type="spellEnd"/>
                            <w:proofErr w:type="gramEnd"/>
                            <w:r w:rsidRPr="00826162">
                              <w:rPr>
                                <w:rFonts w:ascii="Consolas" w:eastAsia="Times New Roman" w:hAnsi="Consolas" w:cs="Times New Roman"/>
                                <w:color w:val="CCCCCC"/>
                                <w:sz w:val="21"/>
                                <w:szCs w:val="21"/>
                              </w:rPr>
                              <w:t>(</w:t>
                            </w:r>
                            <w:r w:rsidRPr="00826162">
                              <w:rPr>
                                <w:rFonts w:ascii="Consolas" w:eastAsia="Times New Roman" w:hAnsi="Consolas" w:cs="Times New Roman"/>
                                <w:color w:val="9CDCFE"/>
                                <w:sz w:val="21"/>
                                <w:szCs w:val="21"/>
                              </w:rPr>
                              <w:t>root</w:t>
                            </w:r>
                            <w:r w:rsidRPr="00826162">
                              <w:rPr>
                                <w:rFonts w:ascii="Consolas" w:eastAsia="Times New Roman" w:hAnsi="Consolas" w:cs="Times New Roman"/>
                                <w:color w:val="CCCCCC"/>
                                <w:sz w:val="21"/>
                                <w:szCs w:val="21"/>
                              </w:rPr>
                              <w:t>)</w:t>
                            </w:r>
                          </w:p>
                          <w:p w14:paraId="092C60A7" w14:textId="77777777" w:rsidR="00826162" w:rsidRPr="00826162" w:rsidRDefault="00826162" w:rsidP="00826162">
                            <w:pPr>
                              <w:shd w:val="clear" w:color="auto" w:fill="1F1F1F"/>
                              <w:spacing w:line="285" w:lineRule="atLeast"/>
                              <w:rPr>
                                <w:rFonts w:ascii="Consolas" w:eastAsia="Times New Roman" w:hAnsi="Consolas" w:cs="Times New Roman"/>
                                <w:color w:val="CCCCCC"/>
                                <w:sz w:val="21"/>
                                <w:szCs w:val="21"/>
                              </w:rPr>
                            </w:pPr>
                            <w:r w:rsidRPr="00826162">
                              <w:rPr>
                                <w:rFonts w:ascii="Consolas" w:eastAsia="Times New Roman" w:hAnsi="Consolas" w:cs="Times New Roman"/>
                                <w:color w:val="CCCCCC"/>
                                <w:sz w:val="21"/>
                                <w:szCs w:val="21"/>
                              </w:rPr>
                              <w:t xml:space="preserve">    </w:t>
                            </w:r>
                            <w:proofErr w:type="spellStart"/>
                            <w:r w:rsidRPr="00826162">
                              <w:rPr>
                                <w:rFonts w:ascii="Consolas" w:eastAsia="Times New Roman" w:hAnsi="Consolas" w:cs="Times New Roman"/>
                                <w:color w:val="9CDCFE"/>
                                <w:sz w:val="21"/>
                                <w:szCs w:val="21"/>
                              </w:rPr>
                              <w:t>image_list</w:t>
                            </w:r>
                            <w:proofErr w:type="spellEnd"/>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D4D4D4"/>
                                <w:sz w:val="21"/>
                                <w:szCs w:val="21"/>
                              </w:rPr>
                              <w:t>=</w:t>
                            </w:r>
                            <w:r w:rsidRPr="00826162">
                              <w:rPr>
                                <w:rFonts w:ascii="Consolas" w:eastAsia="Times New Roman" w:hAnsi="Consolas" w:cs="Times New Roman"/>
                                <w:color w:val="CCCCCC"/>
                                <w:sz w:val="21"/>
                                <w:szCs w:val="21"/>
                              </w:rPr>
                              <w:t xml:space="preserve"> \</w:t>
                            </w:r>
                          </w:p>
                          <w:p w14:paraId="06849760" w14:textId="77777777" w:rsidR="00826162" w:rsidRPr="00826162" w:rsidRDefault="00826162" w:rsidP="00826162">
                            <w:pPr>
                              <w:shd w:val="clear" w:color="auto" w:fill="1F1F1F"/>
                              <w:spacing w:line="285" w:lineRule="atLeast"/>
                              <w:rPr>
                                <w:rFonts w:ascii="Consolas" w:eastAsia="Times New Roman" w:hAnsi="Consolas" w:cs="Times New Roman"/>
                                <w:color w:val="CCCCCC"/>
                                <w:sz w:val="21"/>
                                <w:szCs w:val="21"/>
                              </w:rPr>
                            </w:pPr>
                            <w:r w:rsidRPr="00826162">
                              <w:rPr>
                                <w:rFonts w:ascii="Consolas" w:eastAsia="Times New Roman" w:hAnsi="Consolas" w:cs="Times New Roman"/>
                                <w:color w:val="CCCCCC"/>
                                <w:sz w:val="21"/>
                                <w:szCs w:val="21"/>
                              </w:rPr>
                              <w:t>        [</w:t>
                            </w:r>
                            <w:r w:rsidRPr="00826162">
                              <w:rPr>
                                <w:rFonts w:ascii="Consolas" w:eastAsia="Times New Roman" w:hAnsi="Consolas" w:cs="Times New Roman"/>
                                <w:color w:val="9CDCFE"/>
                                <w:sz w:val="21"/>
                                <w:szCs w:val="21"/>
                              </w:rPr>
                              <w:t>root</w:t>
                            </w: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D4D4D4"/>
                                <w:sz w:val="21"/>
                                <w:szCs w:val="21"/>
                              </w:rPr>
                              <w:t>+</w:t>
                            </w: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CE9178"/>
                                <w:sz w:val="21"/>
                                <w:szCs w:val="21"/>
                              </w:rPr>
                              <w:t>'</w:t>
                            </w:r>
                            <w:r w:rsidRPr="00826162">
                              <w:rPr>
                                <w:rFonts w:ascii="Consolas" w:eastAsia="Times New Roman" w:hAnsi="Consolas" w:cs="Times New Roman"/>
                                <w:color w:val="D7BA7D"/>
                                <w:sz w:val="21"/>
                                <w:szCs w:val="21"/>
                              </w:rPr>
                              <w:t>\\</w:t>
                            </w:r>
                            <w:r w:rsidRPr="00826162">
                              <w:rPr>
                                <w:rFonts w:ascii="Consolas" w:eastAsia="Times New Roman" w:hAnsi="Consolas" w:cs="Times New Roman"/>
                                <w:color w:val="CE9178"/>
                                <w:sz w:val="21"/>
                                <w:szCs w:val="21"/>
                              </w:rPr>
                              <w:t>'</w:t>
                            </w: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D4D4D4"/>
                                <w:sz w:val="21"/>
                                <w:szCs w:val="21"/>
                              </w:rPr>
                              <w:t>+</w:t>
                            </w:r>
                            <w:r w:rsidRPr="00826162">
                              <w:rPr>
                                <w:rFonts w:ascii="Consolas" w:eastAsia="Times New Roman" w:hAnsi="Consolas" w:cs="Times New Roman"/>
                                <w:color w:val="CCCCCC"/>
                                <w:sz w:val="21"/>
                                <w:szCs w:val="21"/>
                              </w:rPr>
                              <w:t xml:space="preserve"> </w:t>
                            </w:r>
                            <w:proofErr w:type="gramStart"/>
                            <w:r w:rsidRPr="00826162">
                              <w:rPr>
                                <w:rFonts w:ascii="Consolas" w:eastAsia="Times New Roman" w:hAnsi="Consolas" w:cs="Times New Roman"/>
                                <w:color w:val="9CDCFE"/>
                                <w:sz w:val="21"/>
                                <w:szCs w:val="21"/>
                              </w:rPr>
                              <w:t>a</w:t>
                            </w: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C586C0"/>
                                <w:sz w:val="21"/>
                                <w:szCs w:val="21"/>
                              </w:rPr>
                              <w:t>for</w:t>
                            </w:r>
                            <w:proofErr w:type="gramEnd"/>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9CDCFE"/>
                                <w:sz w:val="21"/>
                                <w:szCs w:val="21"/>
                              </w:rPr>
                              <w:t>a</w:t>
                            </w: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C586C0"/>
                                <w:sz w:val="21"/>
                                <w:szCs w:val="21"/>
                              </w:rPr>
                              <w:t>in</w:t>
                            </w:r>
                            <w:r w:rsidRPr="00826162">
                              <w:rPr>
                                <w:rFonts w:ascii="Consolas" w:eastAsia="Times New Roman" w:hAnsi="Consolas" w:cs="Times New Roman"/>
                                <w:color w:val="CCCCCC"/>
                                <w:sz w:val="21"/>
                                <w:szCs w:val="21"/>
                              </w:rPr>
                              <w:t xml:space="preserve"> </w:t>
                            </w:r>
                            <w:proofErr w:type="spellStart"/>
                            <w:r w:rsidRPr="00826162">
                              <w:rPr>
                                <w:rFonts w:ascii="Consolas" w:eastAsia="Times New Roman" w:hAnsi="Consolas" w:cs="Times New Roman"/>
                                <w:color w:val="9CDCFE"/>
                                <w:sz w:val="21"/>
                                <w:szCs w:val="21"/>
                              </w:rPr>
                              <w:t>image_list</w:t>
                            </w:r>
                            <w:proofErr w:type="spellEnd"/>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C586C0"/>
                                <w:sz w:val="21"/>
                                <w:szCs w:val="21"/>
                              </w:rPr>
                              <w:t>if</w:t>
                            </w:r>
                            <w:r w:rsidRPr="00826162">
                              <w:rPr>
                                <w:rFonts w:ascii="Consolas" w:eastAsia="Times New Roman" w:hAnsi="Consolas" w:cs="Times New Roman"/>
                                <w:color w:val="CCCCCC"/>
                                <w:sz w:val="21"/>
                                <w:szCs w:val="21"/>
                              </w:rPr>
                              <w:t xml:space="preserve"> </w:t>
                            </w:r>
                            <w:proofErr w:type="spellStart"/>
                            <w:r w:rsidRPr="00826162">
                              <w:rPr>
                                <w:rFonts w:ascii="Consolas" w:eastAsia="Times New Roman" w:hAnsi="Consolas" w:cs="Times New Roman"/>
                                <w:color w:val="9CDCFE"/>
                                <w:sz w:val="21"/>
                                <w:szCs w:val="21"/>
                              </w:rPr>
                              <w:t>a</w:t>
                            </w:r>
                            <w:r w:rsidRPr="00826162">
                              <w:rPr>
                                <w:rFonts w:ascii="Consolas" w:eastAsia="Times New Roman" w:hAnsi="Consolas" w:cs="Times New Roman"/>
                                <w:color w:val="CCCCCC"/>
                                <w:sz w:val="21"/>
                                <w:szCs w:val="21"/>
                              </w:rPr>
                              <w:t>.</w:t>
                            </w:r>
                            <w:r w:rsidRPr="00826162">
                              <w:rPr>
                                <w:rFonts w:ascii="Consolas" w:eastAsia="Times New Roman" w:hAnsi="Consolas" w:cs="Times New Roman"/>
                                <w:color w:val="DCDCAA"/>
                                <w:sz w:val="21"/>
                                <w:szCs w:val="21"/>
                              </w:rPr>
                              <w:t>upper</w:t>
                            </w:r>
                            <w:proofErr w:type="spellEnd"/>
                            <w:r w:rsidRPr="00826162">
                              <w:rPr>
                                <w:rFonts w:ascii="Consolas" w:eastAsia="Times New Roman" w:hAnsi="Consolas" w:cs="Times New Roman"/>
                                <w:color w:val="CCCCCC"/>
                                <w:sz w:val="21"/>
                                <w:szCs w:val="21"/>
                              </w:rPr>
                              <w:t>().</w:t>
                            </w:r>
                            <w:proofErr w:type="spellStart"/>
                            <w:r w:rsidRPr="00826162">
                              <w:rPr>
                                <w:rFonts w:ascii="Consolas" w:eastAsia="Times New Roman" w:hAnsi="Consolas" w:cs="Times New Roman"/>
                                <w:color w:val="DCDCAA"/>
                                <w:sz w:val="21"/>
                                <w:szCs w:val="21"/>
                              </w:rPr>
                              <w:t>endswith</w:t>
                            </w:r>
                            <w:proofErr w:type="spellEnd"/>
                            <w:r w:rsidRPr="00826162">
                              <w:rPr>
                                <w:rFonts w:ascii="Consolas" w:eastAsia="Times New Roman" w:hAnsi="Consolas" w:cs="Times New Roman"/>
                                <w:color w:val="CCCCCC"/>
                                <w:sz w:val="21"/>
                                <w:szCs w:val="21"/>
                              </w:rPr>
                              <w:t>(</w:t>
                            </w:r>
                            <w:r w:rsidRPr="00826162">
                              <w:rPr>
                                <w:rFonts w:ascii="Consolas" w:eastAsia="Times New Roman" w:hAnsi="Consolas" w:cs="Times New Roman"/>
                                <w:color w:val="CE9178"/>
                                <w:sz w:val="21"/>
                                <w:szCs w:val="21"/>
                              </w:rPr>
                              <w:t>'JPG'</w:t>
                            </w:r>
                            <w:r w:rsidRPr="00826162">
                              <w:rPr>
                                <w:rFonts w:ascii="Consolas" w:eastAsia="Times New Roman" w:hAnsi="Consolas" w:cs="Times New Roman"/>
                                <w:color w:val="CCCCCC"/>
                                <w:sz w:val="21"/>
                                <w:szCs w:val="21"/>
                              </w:rPr>
                              <w:t>)]</w:t>
                            </w:r>
                          </w:p>
                          <w:p w14:paraId="27AFF3E6" w14:textId="77777777" w:rsidR="00826162" w:rsidRPr="00826162" w:rsidRDefault="00826162" w:rsidP="00826162">
                            <w:pPr>
                              <w:shd w:val="clear" w:color="auto" w:fill="1F1F1F"/>
                              <w:spacing w:line="285" w:lineRule="atLeast"/>
                              <w:rPr>
                                <w:rFonts w:ascii="Consolas" w:eastAsia="Times New Roman" w:hAnsi="Consolas" w:cs="Times New Roman"/>
                                <w:color w:val="CCCCCC"/>
                                <w:sz w:val="21"/>
                                <w:szCs w:val="21"/>
                              </w:rPr>
                            </w:pP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6A9955"/>
                                <w:sz w:val="21"/>
                                <w:szCs w:val="21"/>
                              </w:rPr>
                              <w:t>#print(image_list)</w:t>
                            </w:r>
                          </w:p>
                          <w:p w14:paraId="242C96F9" w14:textId="77777777" w:rsidR="00826162" w:rsidRPr="00826162" w:rsidRDefault="00826162" w:rsidP="00826162">
                            <w:pPr>
                              <w:shd w:val="clear" w:color="auto" w:fill="1F1F1F"/>
                              <w:spacing w:line="285" w:lineRule="atLeast"/>
                              <w:rPr>
                                <w:rFonts w:ascii="Consolas" w:eastAsia="Times New Roman" w:hAnsi="Consolas" w:cs="Times New Roman"/>
                                <w:color w:val="CCCCCC"/>
                                <w:sz w:val="21"/>
                                <w:szCs w:val="21"/>
                              </w:rPr>
                            </w:pP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9CDCFE"/>
                                <w:sz w:val="21"/>
                                <w:szCs w:val="21"/>
                              </w:rPr>
                              <w:t>now</w:t>
                            </w: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D4D4D4"/>
                                <w:sz w:val="21"/>
                                <w:szCs w:val="21"/>
                              </w:rPr>
                              <w:t>=</w:t>
                            </w:r>
                            <w:r w:rsidRPr="00826162">
                              <w:rPr>
                                <w:rFonts w:ascii="Consolas" w:eastAsia="Times New Roman" w:hAnsi="Consolas" w:cs="Times New Roman"/>
                                <w:color w:val="CCCCCC"/>
                                <w:sz w:val="21"/>
                                <w:szCs w:val="21"/>
                              </w:rPr>
                              <w:t xml:space="preserve"> </w:t>
                            </w:r>
                            <w:proofErr w:type="spellStart"/>
                            <w:r w:rsidRPr="00826162">
                              <w:rPr>
                                <w:rFonts w:ascii="Consolas" w:eastAsia="Times New Roman" w:hAnsi="Consolas" w:cs="Times New Roman"/>
                                <w:color w:val="4EC9B0"/>
                                <w:sz w:val="21"/>
                                <w:szCs w:val="21"/>
                              </w:rPr>
                              <w:t>datetime</w:t>
                            </w:r>
                            <w:r w:rsidRPr="00826162">
                              <w:rPr>
                                <w:rFonts w:ascii="Consolas" w:eastAsia="Times New Roman" w:hAnsi="Consolas" w:cs="Times New Roman"/>
                                <w:color w:val="CCCCCC"/>
                                <w:sz w:val="21"/>
                                <w:szCs w:val="21"/>
                              </w:rPr>
                              <w:t>.</w:t>
                            </w:r>
                            <w:r w:rsidRPr="00826162">
                              <w:rPr>
                                <w:rFonts w:ascii="Consolas" w:eastAsia="Times New Roman" w:hAnsi="Consolas" w:cs="Times New Roman"/>
                                <w:color w:val="DCDCAA"/>
                                <w:sz w:val="21"/>
                                <w:szCs w:val="21"/>
                              </w:rPr>
                              <w:t>now</w:t>
                            </w:r>
                            <w:proofErr w:type="spellEnd"/>
                            <w:r w:rsidRPr="00826162">
                              <w:rPr>
                                <w:rFonts w:ascii="Consolas" w:eastAsia="Times New Roman" w:hAnsi="Consolas" w:cs="Times New Roman"/>
                                <w:color w:val="CCCCCC"/>
                                <w:sz w:val="21"/>
                                <w:szCs w:val="21"/>
                              </w:rPr>
                              <w:t>(</w:t>
                            </w:r>
                            <w:proofErr w:type="gramStart"/>
                            <w:r w:rsidRPr="00826162">
                              <w:rPr>
                                <w:rFonts w:ascii="Consolas" w:eastAsia="Times New Roman" w:hAnsi="Consolas" w:cs="Times New Roman"/>
                                <w:color w:val="CCCCCC"/>
                                <w:sz w:val="21"/>
                                <w:szCs w:val="21"/>
                              </w:rPr>
                              <w:t>).</w:t>
                            </w:r>
                            <w:r w:rsidRPr="00826162">
                              <w:rPr>
                                <w:rFonts w:ascii="Consolas" w:eastAsia="Times New Roman" w:hAnsi="Consolas" w:cs="Times New Roman"/>
                                <w:color w:val="DCDCAA"/>
                                <w:sz w:val="21"/>
                                <w:szCs w:val="21"/>
                              </w:rPr>
                              <w:t>timestamp</w:t>
                            </w:r>
                            <w:proofErr w:type="gramEnd"/>
                            <w:r w:rsidRPr="00826162">
                              <w:rPr>
                                <w:rFonts w:ascii="Consolas" w:eastAsia="Times New Roman" w:hAnsi="Consolas" w:cs="Times New Roman"/>
                                <w:color w:val="CCCCCC"/>
                                <w:sz w:val="21"/>
                                <w:szCs w:val="21"/>
                              </w:rPr>
                              <w:t>()</w:t>
                            </w:r>
                          </w:p>
                          <w:p w14:paraId="5DA88ED2" w14:textId="77777777" w:rsidR="00826162" w:rsidRPr="00826162" w:rsidRDefault="00826162" w:rsidP="00826162">
                            <w:pPr>
                              <w:shd w:val="clear" w:color="auto" w:fill="1F1F1F"/>
                              <w:spacing w:line="285" w:lineRule="atLeast"/>
                              <w:rPr>
                                <w:rFonts w:ascii="Consolas" w:eastAsia="Times New Roman" w:hAnsi="Consolas" w:cs="Times New Roman"/>
                                <w:color w:val="CCCCCC"/>
                                <w:sz w:val="21"/>
                                <w:szCs w:val="21"/>
                              </w:rPr>
                            </w:pP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C586C0"/>
                                <w:sz w:val="21"/>
                                <w:szCs w:val="21"/>
                              </w:rPr>
                              <w:t>for</w:t>
                            </w: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9CDCFE"/>
                                <w:sz w:val="21"/>
                                <w:szCs w:val="21"/>
                              </w:rPr>
                              <w:t>a</w:t>
                            </w: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C586C0"/>
                                <w:sz w:val="21"/>
                                <w:szCs w:val="21"/>
                              </w:rPr>
                              <w:t>in</w:t>
                            </w:r>
                            <w:r w:rsidRPr="00826162">
                              <w:rPr>
                                <w:rFonts w:ascii="Consolas" w:eastAsia="Times New Roman" w:hAnsi="Consolas" w:cs="Times New Roman"/>
                                <w:color w:val="CCCCCC"/>
                                <w:sz w:val="21"/>
                                <w:szCs w:val="21"/>
                              </w:rPr>
                              <w:t xml:space="preserve"> </w:t>
                            </w:r>
                            <w:proofErr w:type="spellStart"/>
                            <w:r w:rsidRPr="00826162">
                              <w:rPr>
                                <w:rFonts w:ascii="Consolas" w:eastAsia="Times New Roman" w:hAnsi="Consolas" w:cs="Times New Roman"/>
                                <w:color w:val="9CDCFE"/>
                                <w:sz w:val="21"/>
                                <w:szCs w:val="21"/>
                              </w:rPr>
                              <w:t>image_list</w:t>
                            </w:r>
                            <w:proofErr w:type="spellEnd"/>
                            <w:r w:rsidRPr="00826162">
                              <w:rPr>
                                <w:rFonts w:ascii="Consolas" w:eastAsia="Times New Roman" w:hAnsi="Consolas" w:cs="Times New Roman"/>
                                <w:color w:val="CCCCCC"/>
                                <w:sz w:val="21"/>
                                <w:szCs w:val="21"/>
                              </w:rPr>
                              <w:t>:</w:t>
                            </w:r>
                          </w:p>
                          <w:p w14:paraId="267BE941" w14:textId="77777777" w:rsidR="00826162" w:rsidRPr="00826162" w:rsidRDefault="00826162" w:rsidP="00826162">
                            <w:pPr>
                              <w:shd w:val="clear" w:color="auto" w:fill="1F1F1F"/>
                              <w:spacing w:line="285" w:lineRule="atLeast"/>
                              <w:rPr>
                                <w:rFonts w:ascii="Consolas" w:eastAsia="Times New Roman" w:hAnsi="Consolas" w:cs="Times New Roman"/>
                                <w:color w:val="CCCCCC"/>
                                <w:sz w:val="21"/>
                                <w:szCs w:val="21"/>
                              </w:rPr>
                            </w:pPr>
                            <w:r w:rsidRPr="00826162">
                              <w:rPr>
                                <w:rFonts w:ascii="Consolas" w:eastAsia="Times New Roman" w:hAnsi="Consolas" w:cs="Times New Roman"/>
                                <w:color w:val="CCCCCC"/>
                                <w:sz w:val="21"/>
                                <w:szCs w:val="21"/>
                              </w:rPr>
                              <w:t xml:space="preserve">        </w:t>
                            </w:r>
                            <w:proofErr w:type="spellStart"/>
                            <w:r w:rsidRPr="00826162">
                              <w:rPr>
                                <w:rFonts w:ascii="Consolas" w:eastAsia="Times New Roman" w:hAnsi="Consolas" w:cs="Times New Roman"/>
                                <w:color w:val="9CDCFE"/>
                                <w:sz w:val="21"/>
                                <w:szCs w:val="21"/>
                              </w:rPr>
                              <w:t>barcode_string</w:t>
                            </w:r>
                            <w:proofErr w:type="spellEnd"/>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D4D4D4"/>
                                <w:sz w:val="21"/>
                                <w:szCs w:val="21"/>
                              </w:rPr>
                              <w:t>=</w:t>
                            </w:r>
                            <w:r w:rsidRPr="00826162">
                              <w:rPr>
                                <w:rFonts w:ascii="Consolas" w:eastAsia="Times New Roman" w:hAnsi="Consolas" w:cs="Times New Roman"/>
                                <w:color w:val="CCCCCC"/>
                                <w:sz w:val="21"/>
                                <w:szCs w:val="21"/>
                              </w:rPr>
                              <w:t xml:space="preserve"> </w:t>
                            </w:r>
                            <w:proofErr w:type="spellStart"/>
                            <w:r w:rsidRPr="00826162">
                              <w:rPr>
                                <w:rFonts w:ascii="Consolas" w:eastAsia="Times New Roman" w:hAnsi="Consolas" w:cs="Times New Roman"/>
                                <w:color w:val="DCDCAA"/>
                                <w:sz w:val="21"/>
                                <w:szCs w:val="21"/>
                              </w:rPr>
                              <w:t>read_barcode</w:t>
                            </w:r>
                            <w:proofErr w:type="spellEnd"/>
                            <w:r w:rsidRPr="00826162">
                              <w:rPr>
                                <w:rFonts w:ascii="Consolas" w:eastAsia="Times New Roman" w:hAnsi="Consolas" w:cs="Times New Roman"/>
                                <w:color w:val="CCCCCC"/>
                                <w:sz w:val="21"/>
                                <w:szCs w:val="21"/>
                              </w:rPr>
                              <w:t>(</w:t>
                            </w:r>
                            <w:r w:rsidRPr="00826162">
                              <w:rPr>
                                <w:rFonts w:ascii="Consolas" w:eastAsia="Times New Roman" w:hAnsi="Consolas" w:cs="Times New Roman"/>
                                <w:color w:val="9CDCFE"/>
                                <w:sz w:val="21"/>
                                <w:szCs w:val="21"/>
                              </w:rPr>
                              <w:t>a</w:t>
                            </w:r>
                            <w:r w:rsidRPr="00826162">
                              <w:rPr>
                                <w:rFonts w:ascii="Consolas" w:eastAsia="Times New Roman" w:hAnsi="Consolas" w:cs="Times New Roman"/>
                                <w:color w:val="CCCCCC"/>
                                <w:sz w:val="21"/>
                                <w:szCs w:val="21"/>
                              </w:rPr>
                              <w:t>)</w:t>
                            </w:r>
                          </w:p>
                          <w:p w14:paraId="7AB029B8" w14:textId="77777777" w:rsidR="00826162" w:rsidRPr="00826162" w:rsidRDefault="00826162" w:rsidP="00826162">
                            <w:pPr>
                              <w:shd w:val="clear" w:color="auto" w:fill="1F1F1F"/>
                              <w:spacing w:line="285" w:lineRule="atLeast"/>
                              <w:rPr>
                                <w:rFonts w:ascii="Consolas" w:eastAsia="Times New Roman" w:hAnsi="Consolas" w:cs="Times New Roman"/>
                                <w:color w:val="CCCCCC"/>
                                <w:sz w:val="21"/>
                                <w:szCs w:val="21"/>
                              </w:rPr>
                            </w:pPr>
                            <w:r w:rsidRPr="00826162">
                              <w:rPr>
                                <w:rFonts w:ascii="Consolas" w:eastAsia="Times New Roman" w:hAnsi="Consolas" w:cs="Times New Roman"/>
                                <w:color w:val="CCCCCC"/>
                                <w:sz w:val="21"/>
                                <w:szCs w:val="21"/>
                              </w:rPr>
                              <w:t xml:space="preserve">        </w:t>
                            </w:r>
                            <w:proofErr w:type="spellStart"/>
                            <w:r w:rsidRPr="00826162">
                              <w:rPr>
                                <w:rFonts w:ascii="Consolas" w:eastAsia="Times New Roman" w:hAnsi="Consolas" w:cs="Times New Roman"/>
                                <w:color w:val="9CDCFE"/>
                                <w:sz w:val="21"/>
                                <w:szCs w:val="21"/>
                              </w:rPr>
                              <w:t>exif_list</w:t>
                            </w:r>
                            <w:proofErr w:type="spellEnd"/>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D4D4D4"/>
                                <w:sz w:val="21"/>
                                <w:szCs w:val="21"/>
                              </w:rPr>
                              <w:t>=</w:t>
                            </w:r>
                            <w:r w:rsidRPr="00826162">
                              <w:rPr>
                                <w:rFonts w:ascii="Consolas" w:eastAsia="Times New Roman" w:hAnsi="Consolas" w:cs="Times New Roman"/>
                                <w:color w:val="CCCCCC"/>
                                <w:sz w:val="21"/>
                                <w:szCs w:val="21"/>
                              </w:rPr>
                              <w:t xml:space="preserve"> </w:t>
                            </w:r>
                            <w:proofErr w:type="spellStart"/>
                            <w:r w:rsidRPr="00826162">
                              <w:rPr>
                                <w:rFonts w:ascii="Consolas" w:eastAsia="Times New Roman" w:hAnsi="Consolas" w:cs="Times New Roman"/>
                                <w:color w:val="DCDCAA"/>
                                <w:sz w:val="21"/>
                                <w:szCs w:val="21"/>
                              </w:rPr>
                              <w:t>img_coords</w:t>
                            </w:r>
                            <w:proofErr w:type="spellEnd"/>
                            <w:r w:rsidRPr="00826162">
                              <w:rPr>
                                <w:rFonts w:ascii="Consolas" w:eastAsia="Times New Roman" w:hAnsi="Consolas" w:cs="Times New Roman"/>
                                <w:color w:val="CCCCCC"/>
                                <w:sz w:val="21"/>
                                <w:szCs w:val="21"/>
                              </w:rPr>
                              <w:t>(</w:t>
                            </w:r>
                            <w:r w:rsidRPr="00826162">
                              <w:rPr>
                                <w:rFonts w:ascii="Consolas" w:eastAsia="Times New Roman" w:hAnsi="Consolas" w:cs="Times New Roman"/>
                                <w:color w:val="9CDCFE"/>
                                <w:sz w:val="21"/>
                                <w:szCs w:val="21"/>
                              </w:rPr>
                              <w:t>a</w:t>
                            </w:r>
                            <w:r w:rsidRPr="00826162">
                              <w:rPr>
                                <w:rFonts w:ascii="Consolas" w:eastAsia="Times New Roman" w:hAnsi="Consolas" w:cs="Times New Roman"/>
                                <w:color w:val="CCCCCC"/>
                                <w:sz w:val="21"/>
                                <w:szCs w:val="21"/>
                              </w:rPr>
                              <w:t>)</w:t>
                            </w:r>
                          </w:p>
                          <w:p w14:paraId="533D6025" w14:textId="77777777" w:rsidR="00826162" w:rsidRPr="00826162" w:rsidRDefault="00826162" w:rsidP="00826162">
                            <w:pPr>
                              <w:shd w:val="clear" w:color="auto" w:fill="1F1F1F"/>
                              <w:spacing w:line="285" w:lineRule="atLeast"/>
                              <w:rPr>
                                <w:rFonts w:ascii="Consolas" w:eastAsia="Times New Roman" w:hAnsi="Consolas" w:cs="Times New Roman"/>
                                <w:color w:val="CCCCCC"/>
                                <w:sz w:val="21"/>
                                <w:szCs w:val="21"/>
                              </w:rPr>
                            </w:pPr>
                            <w:r w:rsidRPr="00826162">
                              <w:rPr>
                                <w:rFonts w:ascii="Consolas" w:eastAsia="Times New Roman" w:hAnsi="Consolas" w:cs="Times New Roman"/>
                                <w:color w:val="CCCCCC"/>
                                <w:sz w:val="21"/>
                                <w:szCs w:val="21"/>
                              </w:rPr>
                              <w:t xml:space="preserve">        </w:t>
                            </w:r>
                            <w:proofErr w:type="spellStart"/>
                            <w:r w:rsidRPr="00826162">
                              <w:rPr>
                                <w:rFonts w:ascii="Consolas" w:eastAsia="Times New Roman" w:hAnsi="Consolas" w:cs="Times New Roman"/>
                                <w:color w:val="9CDCFE"/>
                                <w:sz w:val="21"/>
                                <w:szCs w:val="21"/>
                              </w:rPr>
                              <w:t>current_pic</w:t>
                            </w:r>
                            <w:proofErr w:type="spellEnd"/>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D4D4D4"/>
                                <w:sz w:val="21"/>
                                <w:szCs w:val="21"/>
                              </w:rPr>
                              <w:t>=</w:t>
                            </w:r>
                            <w:r w:rsidRPr="00826162">
                              <w:rPr>
                                <w:rFonts w:ascii="Consolas" w:eastAsia="Times New Roman" w:hAnsi="Consolas" w:cs="Times New Roman"/>
                                <w:color w:val="CCCCCC"/>
                                <w:sz w:val="21"/>
                                <w:szCs w:val="21"/>
                              </w:rPr>
                              <w:t xml:space="preserve"> </w:t>
                            </w:r>
                            <w:proofErr w:type="gramStart"/>
                            <w:r w:rsidRPr="00826162">
                              <w:rPr>
                                <w:rFonts w:ascii="Consolas" w:eastAsia="Times New Roman" w:hAnsi="Consolas" w:cs="Times New Roman"/>
                                <w:color w:val="4EC9B0"/>
                                <w:sz w:val="21"/>
                                <w:szCs w:val="21"/>
                              </w:rPr>
                              <w:t>task</w:t>
                            </w:r>
                            <w:r w:rsidRPr="00826162">
                              <w:rPr>
                                <w:rFonts w:ascii="Consolas" w:eastAsia="Times New Roman" w:hAnsi="Consolas" w:cs="Times New Roman"/>
                                <w:color w:val="CCCCCC"/>
                                <w:sz w:val="21"/>
                                <w:szCs w:val="21"/>
                              </w:rPr>
                              <w:t>(</w:t>
                            </w:r>
                            <w:proofErr w:type="spellStart"/>
                            <w:proofErr w:type="gramEnd"/>
                            <w:r w:rsidRPr="00826162">
                              <w:rPr>
                                <w:rFonts w:ascii="Consolas" w:eastAsia="Times New Roman" w:hAnsi="Consolas" w:cs="Times New Roman"/>
                                <w:color w:val="9CDCFE"/>
                                <w:sz w:val="21"/>
                                <w:szCs w:val="21"/>
                              </w:rPr>
                              <w:t>a</w:t>
                            </w:r>
                            <w:r w:rsidRPr="00826162">
                              <w:rPr>
                                <w:rFonts w:ascii="Consolas" w:eastAsia="Times New Roman" w:hAnsi="Consolas" w:cs="Times New Roman"/>
                                <w:color w:val="CCCCCC"/>
                                <w:sz w:val="21"/>
                                <w:szCs w:val="21"/>
                              </w:rPr>
                              <w:t>,</w:t>
                            </w:r>
                            <w:r w:rsidRPr="00826162">
                              <w:rPr>
                                <w:rFonts w:ascii="Consolas" w:eastAsia="Times New Roman" w:hAnsi="Consolas" w:cs="Times New Roman"/>
                                <w:color w:val="9CDCFE"/>
                                <w:sz w:val="21"/>
                                <w:szCs w:val="21"/>
                              </w:rPr>
                              <w:t>barcode_string</w:t>
                            </w:r>
                            <w:proofErr w:type="spellEnd"/>
                            <w:r w:rsidRPr="00826162">
                              <w:rPr>
                                <w:rFonts w:ascii="Consolas" w:eastAsia="Times New Roman" w:hAnsi="Consolas" w:cs="Times New Roman"/>
                                <w:color w:val="CCCCCC"/>
                                <w:sz w:val="21"/>
                                <w:szCs w:val="21"/>
                              </w:rPr>
                              <w:t xml:space="preserve">, </w:t>
                            </w:r>
                            <w:proofErr w:type="spellStart"/>
                            <w:r w:rsidRPr="00826162">
                              <w:rPr>
                                <w:rFonts w:ascii="Consolas" w:eastAsia="Times New Roman" w:hAnsi="Consolas" w:cs="Times New Roman"/>
                                <w:color w:val="9CDCFE"/>
                                <w:sz w:val="21"/>
                                <w:szCs w:val="21"/>
                              </w:rPr>
                              <w:t>exif_list</w:t>
                            </w:r>
                            <w:proofErr w:type="spellEnd"/>
                            <w:r w:rsidRPr="00826162">
                              <w:rPr>
                                <w:rFonts w:ascii="Consolas" w:eastAsia="Times New Roman" w:hAnsi="Consolas" w:cs="Times New Roman"/>
                                <w:color w:val="CCCCCC"/>
                                <w:sz w:val="21"/>
                                <w:szCs w:val="21"/>
                              </w:rPr>
                              <w:t>[</w:t>
                            </w:r>
                            <w:r w:rsidRPr="00826162">
                              <w:rPr>
                                <w:rFonts w:ascii="Consolas" w:eastAsia="Times New Roman" w:hAnsi="Consolas" w:cs="Times New Roman"/>
                                <w:color w:val="B5CEA8"/>
                                <w:sz w:val="21"/>
                                <w:szCs w:val="21"/>
                              </w:rPr>
                              <w:t>0</w:t>
                            </w:r>
                            <w:r w:rsidRPr="00826162">
                              <w:rPr>
                                <w:rFonts w:ascii="Consolas" w:eastAsia="Times New Roman" w:hAnsi="Consolas" w:cs="Times New Roman"/>
                                <w:color w:val="CCCCCC"/>
                                <w:sz w:val="21"/>
                                <w:szCs w:val="21"/>
                              </w:rPr>
                              <w:t>],\</w:t>
                            </w:r>
                          </w:p>
                          <w:p w14:paraId="749E3F49" w14:textId="77777777" w:rsidR="00826162" w:rsidRPr="00826162" w:rsidRDefault="00826162" w:rsidP="00826162">
                            <w:pPr>
                              <w:shd w:val="clear" w:color="auto" w:fill="1F1F1F"/>
                              <w:spacing w:line="285" w:lineRule="atLeast"/>
                              <w:rPr>
                                <w:rFonts w:ascii="Consolas" w:eastAsia="Times New Roman" w:hAnsi="Consolas" w:cs="Times New Roman"/>
                                <w:color w:val="CCCCCC"/>
                                <w:sz w:val="21"/>
                                <w:szCs w:val="21"/>
                              </w:rPr>
                            </w:pPr>
                            <w:r w:rsidRPr="00826162">
                              <w:rPr>
                                <w:rFonts w:ascii="Consolas" w:eastAsia="Times New Roman" w:hAnsi="Consolas" w:cs="Times New Roman"/>
                                <w:color w:val="CCCCCC"/>
                                <w:sz w:val="21"/>
                                <w:szCs w:val="21"/>
                              </w:rPr>
                              <w:t xml:space="preserve">                            </w:t>
                            </w:r>
                            <w:proofErr w:type="spellStart"/>
                            <w:r w:rsidRPr="00826162">
                              <w:rPr>
                                <w:rFonts w:ascii="Consolas" w:eastAsia="Times New Roman" w:hAnsi="Consolas" w:cs="Times New Roman"/>
                                <w:color w:val="9CDCFE"/>
                                <w:sz w:val="21"/>
                                <w:szCs w:val="21"/>
                              </w:rPr>
                              <w:t>exif_</w:t>
                            </w:r>
                            <w:proofErr w:type="gramStart"/>
                            <w:r w:rsidRPr="00826162">
                              <w:rPr>
                                <w:rFonts w:ascii="Consolas" w:eastAsia="Times New Roman" w:hAnsi="Consolas" w:cs="Times New Roman"/>
                                <w:color w:val="9CDCFE"/>
                                <w:sz w:val="21"/>
                                <w:szCs w:val="21"/>
                              </w:rPr>
                              <w:t>list</w:t>
                            </w:r>
                            <w:proofErr w:type="spellEnd"/>
                            <w:r w:rsidRPr="00826162">
                              <w:rPr>
                                <w:rFonts w:ascii="Consolas" w:eastAsia="Times New Roman" w:hAnsi="Consolas" w:cs="Times New Roman"/>
                                <w:color w:val="CCCCCC"/>
                                <w:sz w:val="21"/>
                                <w:szCs w:val="21"/>
                              </w:rPr>
                              <w:t>[</w:t>
                            </w:r>
                            <w:proofErr w:type="gramEnd"/>
                            <w:r w:rsidRPr="00826162">
                              <w:rPr>
                                <w:rFonts w:ascii="Consolas" w:eastAsia="Times New Roman" w:hAnsi="Consolas" w:cs="Times New Roman"/>
                                <w:color w:val="B5CEA8"/>
                                <w:sz w:val="21"/>
                                <w:szCs w:val="21"/>
                              </w:rPr>
                              <w:t>1</w:t>
                            </w:r>
                            <w:r w:rsidRPr="00826162">
                              <w:rPr>
                                <w:rFonts w:ascii="Consolas" w:eastAsia="Times New Roman" w:hAnsi="Consolas" w:cs="Times New Roman"/>
                                <w:color w:val="CCCCCC"/>
                                <w:sz w:val="21"/>
                                <w:szCs w:val="21"/>
                              </w:rPr>
                              <w:t xml:space="preserve">], </w:t>
                            </w:r>
                            <w:proofErr w:type="spellStart"/>
                            <w:r w:rsidRPr="00826162">
                              <w:rPr>
                                <w:rFonts w:ascii="Consolas" w:eastAsia="Times New Roman" w:hAnsi="Consolas" w:cs="Times New Roman"/>
                                <w:color w:val="9CDCFE"/>
                                <w:sz w:val="21"/>
                                <w:szCs w:val="21"/>
                              </w:rPr>
                              <w:t>exif_list</w:t>
                            </w:r>
                            <w:proofErr w:type="spellEnd"/>
                            <w:r w:rsidRPr="00826162">
                              <w:rPr>
                                <w:rFonts w:ascii="Consolas" w:eastAsia="Times New Roman" w:hAnsi="Consolas" w:cs="Times New Roman"/>
                                <w:color w:val="CCCCCC"/>
                                <w:sz w:val="21"/>
                                <w:szCs w:val="21"/>
                              </w:rPr>
                              <w:t>[</w:t>
                            </w:r>
                            <w:r w:rsidRPr="00826162">
                              <w:rPr>
                                <w:rFonts w:ascii="Consolas" w:eastAsia="Times New Roman" w:hAnsi="Consolas" w:cs="Times New Roman"/>
                                <w:color w:val="B5CEA8"/>
                                <w:sz w:val="21"/>
                                <w:szCs w:val="21"/>
                              </w:rPr>
                              <w:t>2</w:t>
                            </w: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9CDCFE"/>
                                <w:sz w:val="21"/>
                                <w:szCs w:val="21"/>
                              </w:rPr>
                              <w:t>now</w:t>
                            </w:r>
                            <w:r w:rsidRPr="00826162">
                              <w:rPr>
                                <w:rFonts w:ascii="Consolas" w:eastAsia="Times New Roman" w:hAnsi="Consolas" w:cs="Times New Roman"/>
                                <w:color w:val="CCCCCC"/>
                                <w:sz w:val="21"/>
                                <w:szCs w:val="21"/>
                              </w:rPr>
                              <w:t>)</w:t>
                            </w:r>
                          </w:p>
                          <w:p w14:paraId="75EEB72C" w14:textId="77777777" w:rsidR="00826162" w:rsidRPr="00826162" w:rsidRDefault="00826162" w:rsidP="00826162">
                            <w:pPr>
                              <w:shd w:val="clear" w:color="auto" w:fill="1F1F1F"/>
                              <w:spacing w:line="285" w:lineRule="atLeast"/>
                              <w:rPr>
                                <w:rFonts w:ascii="Consolas" w:eastAsia="Times New Roman" w:hAnsi="Consolas" w:cs="Times New Roman"/>
                                <w:color w:val="CCCCCC"/>
                                <w:sz w:val="21"/>
                                <w:szCs w:val="21"/>
                              </w:rPr>
                            </w:pP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C586C0"/>
                                <w:sz w:val="21"/>
                                <w:szCs w:val="21"/>
                              </w:rPr>
                              <w:t>if</w:t>
                            </w:r>
                            <w:r w:rsidRPr="00826162">
                              <w:rPr>
                                <w:rFonts w:ascii="Consolas" w:eastAsia="Times New Roman" w:hAnsi="Consolas" w:cs="Times New Roman"/>
                                <w:color w:val="CCCCCC"/>
                                <w:sz w:val="21"/>
                                <w:szCs w:val="21"/>
                              </w:rPr>
                              <w:t xml:space="preserve"> </w:t>
                            </w:r>
                            <w:proofErr w:type="spellStart"/>
                            <w:r w:rsidRPr="00826162">
                              <w:rPr>
                                <w:rFonts w:ascii="Consolas" w:eastAsia="Times New Roman" w:hAnsi="Consolas" w:cs="Times New Roman"/>
                                <w:color w:val="9CDCFE"/>
                                <w:sz w:val="21"/>
                                <w:szCs w:val="21"/>
                              </w:rPr>
                              <w:t>current_</w:t>
                            </w:r>
                            <w:proofErr w:type="gramStart"/>
                            <w:r w:rsidRPr="00826162">
                              <w:rPr>
                                <w:rFonts w:ascii="Consolas" w:eastAsia="Times New Roman" w:hAnsi="Consolas" w:cs="Times New Roman"/>
                                <w:color w:val="9CDCFE"/>
                                <w:sz w:val="21"/>
                                <w:szCs w:val="21"/>
                              </w:rPr>
                              <w:t>pic</w:t>
                            </w:r>
                            <w:r w:rsidRPr="00826162">
                              <w:rPr>
                                <w:rFonts w:ascii="Consolas" w:eastAsia="Times New Roman" w:hAnsi="Consolas" w:cs="Times New Roman"/>
                                <w:color w:val="CCCCCC"/>
                                <w:sz w:val="21"/>
                                <w:szCs w:val="21"/>
                              </w:rPr>
                              <w:t>.</w:t>
                            </w:r>
                            <w:r w:rsidRPr="00826162">
                              <w:rPr>
                                <w:rFonts w:ascii="Consolas" w:eastAsia="Times New Roman" w:hAnsi="Consolas" w:cs="Times New Roman"/>
                                <w:color w:val="DCDCAA"/>
                                <w:sz w:val="21"/>
                                <w:szCs w:val="21"/>
                              </w:rPr>
                              <w:t>valid</w:t>
                            </w:r>
                            <w:proofErr w:type="spellEnd"/>
                            <w:proofErr w:type="gramEnd"/>
                            <w:r w:rsidRPr="00826162">
                              <w:rPr>
                                <w:rFonts w:ascii="Consolas" w:eastAsia="Times New Roman" w:hAnsi="Consolas" w:cs="Times New Roman"/>
                                <w:color w:val="CCCCCC"/>
                                <w:sz w:val="21"/>
                                <w:szCs w:val="21"/>
                              </w:rPr>
                              <w:t>():</w:t>
                            </w:r>
                          </w:p>
                          <w:p w14:paraId="61F6034D" w14:textId="77777777" w:rsidR="00826162" w:rsidRPr="00826162" w:rsidRDefault="00826162" w:rsidP="00826162">
                            <w:pPr>
                              <w:shd w:val="clear" w:color="auto" w:fill="1F1F1F"/>
                              <w:spacing w:line="285" w:lineRule="atLeast"/>
                              <w:rPr>
                                <w:rFonts w:ascii="Consolas" w:eastAsia="Times New Roman" w:hAnsi="Consolas" w:cs="Times New Roman"/>
                                <w:color w:val="CCCCCC"/>
                                <w:sz w:val="21"/>
                                <w:szCs w:val="21"/>
                              </w:rPr>
                            </w:pPr>
                            <w:r w:rsidRPr="00826162">
                              <w:rPr>
                                <w:rFonts w:ascii="Consolas" w:eastAsia="Times New Roman" w:hAnsi="Consolas" w:cs="Times New Roman"/>
                                <w:color w:val="CCCCCC"/>
                                <w:sz w:val="21"/>
                                <w:szCs w:val="21"/>
                              </w:rPr>
                              <w:t xml:space="preserve">            </w:t>
                            </w:r>
                            <w:proofErr w:type="spellStart"/>
                            <w:r w:rsidRPr="00826162">
                              <w:rPr>
                                <w:rFonts w:ascii="Consolas" w:eastAsia="Times New Roman" w:hAnsi="Consolas" w:cs="Times New Roman"/>
                                <w:color w:val="9CDCFE"/>
                                <w:sz w:val="21"/>
                                <w:szCs w:val="21"/>
                              </w:rPr>
                              <w:t>picture_df</w:t>
                            </w:r>
                            <w:r w:rsidRPr="00826162">
                              <w:rPr>
                                <w:rFonts w:ascii="Consolas" w:eastAsia="Times New Roman" w:hAnsi="Consolas" w:cs="Times New Roman"/>
                                <w:color w:val="CCCCCC"/>
                                <w:sz w:val="21"/>
                                <w:szCs w:val="21"/>
                              </w:rPr>
                              <w:t>.</w:t>
                            </w:r>
                            <w:r w:rsidRPr="00826162">
                              <w:rPr>
                                <w:rFonts w:ascii="Consolas" w:eastAsia="Times New Roman" w:hAnsi="Consolas" w:cs="Times New Roman"/>
                                <w:color w:val="9CDCFE"/>
                                <w:sz w:val="21"/>
                                <w:szCs w:val="21"/>
                              </w:rPr>
                              <w:t>loc</w:t>
                            </w:r>
                            <w:proofErr w:type="spellEnd"/>
                            <w:r w:rsidRPr="00826162">
                              <w:rPr>
                                <w:rFonts w:ascii="Consolas" w:eastAsia="Times New Roman" w:hAnsi="Consolas" w:cs="Times New Roman"/>
                                <w:color w:val="CCCCCC"/>
                                <w:sz w:val="21"/>
                                <w:szCs w:val="21"/>
                              </w:rPr>
                              <w:t>[</w:t>
                            </w:r>
                            <w:proofErr w:type="spellStart"/>
                            <w:r w:rsidRPr="00826162">
                              <w:rPr>
                                <w:rFonts w:ascii="Consolas" w:eastAsia="Times New Roman" w:hAnsi="Consolas" w:cs="Times New Roman"/>
                                <w:color w:val="9CDCFE"/>
                                <w:sz w:val="21"/>
                                <w:szCs w:val="21"/>
                              </w:rPr>
                              <w:t>picture_</w:t>
                            </w:r>
                            <w:proofErr w:type="gramStart"/>
                            <w:r w:rsidRPr="00826162">
                              <w:rPr>
                                <w:rFonts w:ascii="Consolas" w:eastAsia="Times New Roman" w:hAnsi="Consolas" w:cs="Times New Roman"/>
                                <w:color w:val="9CDCFE"/>
                                <w:sz w:val="21"/>
                                <w:szCs w:val="21"/>
                              </w:rPr>
                              <w:t>df</w:t>
                            </w:r>
                            <w:r w:rsidRPr="00826162">
                              <w:rPr>
                                <w:rFonts w:ascii="Consolas" w:eastAsia="Times New Roman" w:hAnsi="Consolas" w:cs="Times New Roman"/>
                                <w:color w:val="CCCCCC"/>
                                <w:sz w:val="21"/>
                                <w:szCs w:val="21"/>
                              </w:rPr>
                              <w:t>.</w:t>
                            </w:r>
                            <w:r w:rsidRPr="00826162">
                              <w:rPr>
                                <w:rFonts w:ascii="Consolas" w:eastAsia="Times New Roman" w:hAnsi="Consolas" w:cs="Times New Roman"/>
                                <w:color w:val="9CDCFE"/>
                                <w:sz w:val="21"/>
                                <w:szCs w:val="21"/>
                              </w:rPr>
                              <w:t>shape</w:t>
                            </w:r>
                            <w:proofErr w:type="spellEnd"/>
                            <w:proofErr w:type="gramEnd"/>
                            <w:r w:rsidRPr="00826162">
                              <w:rPr>
                                <w:rFonts w:ascii="Consolas" w:eastAsia="Times New Roman" w:hAnsi="Consolas" w:cs="Times New Roman"/>
                                <w:color w:val="CCCCCC"/>
                                <w:sz w:val="21"/>
                                <w:szCs w:val="21"/>
                              </w:rPr>
                              <w:t>[</w:t>
                            </w:r>
                            <w:r w:rsidRPr="00826162">
                              <w:rPr>
                                <w:rFonts w:ascii="Consolas" w:eastAsia="Times New Roman" w:hAnsi="Consolas" w:cs="Times New Roman"/>
                                <w:color w:val="B5CEA8"/>
                                <w:sz w:val="21"/>
                                <w:szCs w:val="21"/>
                              </w:rPr>
                              <w:t>0</w:t>
                            </w: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D4D4D4"/>
                                <w:sz w:val="21"/>
                                <w:szCs w:val="21"/>
                              </w:rPr>
                              <w:t>=</w:t>
                            </w:r>
                            <w:r w:rsidRPr="00826162">
                              <w:rPr>
                                <w:rFonts w:ascii="Consolas" w:eastAsia="Times New Roman" w:hAnsi="Consolas" w:cs="Times New Roman"/>
                                <w:color w:val="CCCCCC"/>
                                <w:sz w:val="21"/>
                                <w:szCs w:val="21"/>
                              </w:rPr>
                              <w:t xml:space="preserve"> \</w:t>
                            </w:r>
                          </w:p>
                          <w:p w14:paraId="35E9859A" w14:textId="77777777" w:rsidR="00826162" w:rsidRPr="00826162" w:rsidRDefault="00826162" w:rsidP="00826162">
                            <w:pPr>
                              <w:shd w:val="clear" w:color="auto" w:fill="1F1F1F"/>
                              <w:spacing w:line="285" w:lineRule="atLeast"/>
                              <w:rPr>
                                <w:rFonts w:ascii="Consolas" w:eastAsia="Times New Roman" w:hAnsi="Consolas" w:cs="Times New Roman"/>
                                <w:color w:val="CCCCCC"/>
                                <w:sz w:val="21"/>
                                <w:szCs w:val="21"/>
                              </w:rPr>
                            </w:pPr>
                            <w:r w:rsidRPr="00826162">
                              <w:rPr>
                                <w:rFonts w:ascii="Consolas" w:eastAsia="Times New Roman" w:hAnsi="Consolas" w:cs="Times New Roman"/>
                                <w:color w:val="CCCCCC"/>
                                <w:sz w:val="21"/>
                                <w:szCs w:val="21"/>
                              </w:rPr>
                              <w:t>                [</w:t>
                            </w:r>
                            <w:proofErr w:type="spellStart"/>
                            <w:r w:rsidRPr="00826162">
                              <w:rPr>
                                <w:rFonts w:ascii="Consolas" w:eastAsia="Times New Roman" w:hAnsi="Consolas" w:cs="Times New Roman"/>
                                <w:color w:val="9CDCFE"/>
                                <w:sz w:val="21"/>
                                <w:szCs w:val="21"/>
                              </w:rPr>
                              <w:t>current_</w:t>
                            </w:r>
                            <w:proofErr w:type="gramStart"/>
                            <w:r w:rsidRPr="00826162">
                              <w:rPr>
                                <w:rFonts w:ascii="Consolas" w:eastAsia="Times New Roman" w:hAnsi="Consolas" w:cs="Times New Roman"/>
                                <w:color w:val="9CDCFE"/>
                                <w:sz w:val="21"/>
                                <w:szCs w:val="21"/>
                              </w:rPr>
                              <w:t>pic</w:t>
                            </w:r>
                            <w:r w:rsidRPr="00826162">
                              <w:rPr>
                                <w:rFonts w:ascii="Consolas" w:eastAsia="Times New Roman" w:hAnsi="Consolas" w:cs="Times New Roman"/>
                                <w:color w:val="CCCCCC"/>
                                <w:sz w:val="21"/>
                                <w:szCs w:val="21"/>
                              </w:rPr>
                              <w:t>.</w:t>
                            </w:r>
                            <w:r w:rsidRPr="00826162">
                              <w:rPr>
                                <w:rFonts w:ascii="Consolas" w:eastAsia="Times New Roman" w:hAnsi="Consolas" w:cs="Times New Roman"/>
                                <w:color w:val="9CDCFE"/>
                                <w:sz w:val="21"/>
                                <w:szCs w:val="21"/>
                              </w:rPr>
                              <w:t>file</w:t>
                            </w:r>
                            <w:proofErr w:type="gramEnd"/>
                            <w:r w:rsidRPr="00826162">
                              <w:rPr>
                                <w:rFonts w:ascii="Consolas" w:eastAsia="Times New Roman" w:hAnsi="Consolas" w:cs="Times New Roman"/>
                                <w:color w:val="9CDCFE"/>
                                <w:sz w:val="21"/>
                                <w:szCs w:val="21"/>
                              </w:rPr>
                              <w:t>_path</w:t>
                            </w:r>
                            <w:proofErr w:type="spellEnd"/>
                            <w:r w:rsidRPr="00826162">
                              <w:rPr>
                                <w:rFonts w:ascii="Consolas" w:eastAsia="Times New Roman" w:hAnsi="Consolas" w:cs="Times New Roman"/>
                                <w:color w:val="CCCCCC"/>
                                <w:sz w:val="21"/>
                                <w:szCs w:val="21"/>
                              </w:rPr>
                              <w:t xml:space="preserve">, </w:t>
                            </w:r>
                            <w:proofErr w:type="spellStart"/>
                            <w:r w:rsidRPr="00826162">
                              <w:rPr>
                                <w:rFonts w:ascii="Consolas" w:eastAsia="Times New Roman" w:hAnsi="Consolas" w:cs="Times New Roman"/>
                                <w:color w:val="9CDCFE"/>
                                <w:sz w:val="21"/>
                                <w:szCs w:val="21"/>
                              </w:rPr>
                              <w:t>current_pic</w:t>
                            </w:r>
                            <w:r w:rsidRPr="00826162">
                              <w:rPr>
                                <w:rFonts w:ascii="Consolas" w:eastAsia="Times New Roman" w:hAnsi="Consolas" w:cs="Times New Roman"/>
                                <w:color w:val="CCCCCC"/>
                                <w:sz w:val="21"/>
                                <w:szCs w:val="21"/>
                              </w:rPr>
                              <w:t>.</w:t>
                            </w:r>
                            <w:r w:rsidRPr="00826162">
                              <w:rPr>
                                <w:rFonts w:ascii="Consolas" w:eastAsia="Times New Roman" w:hAnsi="Consolas" w:cs="Times New Roman"/>
                                <w:color w:val="9CDCFE"/>
                                <w:sz w:val="21"/>
                                <w:szCs w:val="21"/>
                              </w:rPr>
                              <w:t>task_type</w:t>
                            </w:r>
                            <w:proofErr w:type="spellEnd"/>
                            <w:r w:rsidRPr="00826162">
                              <w:rPr>
                                <w:rFonts w:ascii="Consolas" w:eastAsia="Times New Roman" w:hAnsi="Consolas" w:cs="Times New Roman"/>
                                <w:color w:val="CCCCCC"/>
                                <w:sz w:val="21"/>
                                <w:szCs w:val="21"/>
                              </w:rPr>
                              <w:t>,\</w:t>
                            </w:r>
                          </w:p>
                          <w:p w14:paraId="5AB73C9C" w14:textId="77777777" w:rsidR="00826162" w:rsidRPr="00826162" w:rsidRDefault="00826162" w:rsidP="00826162">
                            <w:pPr>
                              <w:shd w:val="clear" w:color="auto" w:fill="1F1F1F"/>
                              <w:spacing w:line="285" w:lineRule="atLeast"/>
                              <w:rPr>
                                <w:rFonts w:ascii="Consolas" w:eastAsia="Times New Roman" w:hAnsi="Consolas" w:cs="Times New Roman"/>
                                <w:color w:val="CCCCCC"/>
                                <w:sz w:val="21"/>
                                <w:szCs w:val="21"/>
                              </w:rPr>
                            </w:pPr>
                            <w:r w:rsidRPr="00826162">
                              <w:rPr>
                                <w:rFonts w:ascii="Consolas" w:eastAsia="Times New Roman" w:hAnsi="Consolas" w:cs="Times New Roman"/>
                                <w:color w:val="CCCCCC"/>
                                <w:sz w:val="21"/>
                                <w:szCs w:val="21"/>
                              </w:rPr>
                              <w:t xml:space="preserve">                  </w:t>
                            </w:r>
                            <w:proofErr w:type="spellStart"/>
                            <w:r w:rsidRPr="00826162">
                              <w:rPr>
                                <w:rFonts w:ascii="Consolas" w:eastAsia="Times New Roman" w:hAnsi="Consolas" w:cs="Times New Roman"/>
                                <w:color w:val="9CDCFE"/>
                                <w:sz w:val="21"/>
                                <w:szCs w:val="21"/>
                              </w:rPr>
                              <w:t>current_</w:t>
                            </w:r>
                            <w:proofErr w:type="gramStart"/>
                            <w:r w:rsidRPr="00826162">
                              <w:rPr>
                                <w:rFonts w:ascii="Consolas" w:eastAsia="Times New Roman" w:hAnsi="Consolas" w:cs="Times New Roman"/>
                                <w:color w:val="9CDCFE"/>
                                <w:sz w:val="21"/>
                                <w:szCs w:val="21"/>
                              </w:rPr>
                              <w:t>pic</w:t>
                            </w:r>
                            <w:r w:rsidRPr="00826162">
                              <w:rPr>
                                <w:rFonts w:ascii="Consolas" w:eastAsia="Times New Roman" w:hAnsi="Consolas" w:cs="Times New Roman"/>
                                <w:color w:val="CCCCCC"/>
                                <w:sz w:val="21"/>
                                <w:szCs w:val="21"/>
                              </w:rPr>
                              <w:t>.</w:t>
                            </w:r>
                            <w:r w:rsidRPr="00826162">
                              <w:rPr>
                                <w:rFonts w:ascii="Consolas" w:eastAsia="Times New Roman" w:hAnsi="Consolas" w:cs="Times New Roman"/>
                                <w:color w:val="9CDCFE"/>
                                <w:sz w:val="21"/>
                                <w:szCs w:val="21"/>
                              </w:rPr>
                              <w:t>latitude</w:t>
                            </w:r>
                            <w:proofErr w:type="spellEnd"/>
                            <w:proofErr w:type="gramEnd"/>
                            <w:r w:rsidRPr="00826162">
                              <w:rPr>
                                <w:rFonts w:ascii="Consolas" w:eastAsia="Times New Roman" w:hAnsi="Consolas" w:cs="Times New Roman"/>
                                <w:color w:val="CCCCCC"/>
                                <w:sz w:val="21"/>
                                <w:szCs w:val="21"/>
                              </w:rPr>
                              <w:t xml:space="preserve">, </w:t>
                            </w:r>
                            <w:proofErr w:type="spellStart"/>
                            <w:r w:rsidRPr="00826162">
                              <w:rPr>
                                <w:rFonts w:ascii="Consolas" w:eastAsia="Times New Roman" w:hAnsi="Consolas" w:cs="Times New Roman"/>
                                <w:color w:val="9CDCFE"/>
                                <w:sz w:val="21"/>
                                <w:szCs w:val="21"/>
                              </w:rPr>
                              <w:t>current_pic</w:t>
                            </w:r>
                            <w:r w:rsidRPr="00826162">
                              <w:rPr>
                                <w:rFonts w:ascii="Consolas" w:eastAsia="Times New Roman" w:hAnsi="Consolas" w:cs="Times New Roman"/>
                                <w:color w:val="CCCCCC"/>
                                <w:sz w:val="21"/>
                                <w:szCs w:val="21"/>
                              </w:rPr>
                              <w:t>.</w:t>
                            </w:r>
                            <w:r w:rsidRPr="00826162">
                              <w:rPr>
                                <w:rFonts w:ascii="Consolas" w:eastAsia="Times New Roman" w:hAnsi="Consolas" w:cs="Times New Roman"/>
                                <w:color w:val="9CDCFE"/>
                                <w:sz w:val="21"/>
                                <w:szCs w:val="21"/>
                              </w:rPr>
                              <w:t>longitude</w:t>
                            </w:r>
                            <w:proofErr w:type="spellEnd"/>
                            <w:r w:rsidRPr="00826162">
                              <w:rPr>
                                <w:rFonts w:ascii="Consolas" w:eastAsia="Times New Roman" w:hAnsi="Consolas" w:cs="Times New Roman"/>
                                <w:color w:val="CCCCCC"/>
                                <w:sz w:val="21"/>
                                <w:szCs w:val="21"/>
                              </w:rPr>
                              <w:t>, \</w:t>
                            </w:r>
                          </w:p>
                          <w:p w14:paraId="429D1A71" w14:textId="77777777" w:rsidR="00826162" w:rsidRPr="00826162" w:rsidRDefault="00826162" w:rsidP="00826162">
                            <w:pPr>
                              <w:shd w:val="clear" w:color="auto" w:fill="1F1F1F"/>
                              <w:spacing w:line="285" w:lineRule="atLeast"/>
                              <w:rPr>
                                <w:rFonts w:ascii="Consolas" w:eastAsia="Times New Roman" w:hAnsi="Consolas" w:cs="Times New Roman"/>
                                <w:color w:val="CCCCCC"/>
                                <w:sz w:val="21"/>
                                <w:szCs w:val="21"/>
                              </w:rPr>
                            </w:pPr>
                            <w:r w:rsidRPr="00826162">
                              <w:rPr>
                                <w:rFonts w:ascii="Consolas" w:eastAsia="Times New Roman" w:hAnsi="Consolas" w:cs="Times New Roman"/>
                                <w:color w:val="CCCCCC"/>
                                <w:sz w:val="21"/>
                                <w:szCs w:val="21"/>
                              </w:rPr>
                              <w:t xml:space="preserve">                    </w:t>
                            </w:r>
                            <w:proofErr w:type="spellStart"/>
                            <w:r w:rsidRPr="00826162">
                              <w:rPr>
                                <w:rFonts w:ascii="Consolas" w:eastAsia="Times New Roman" w:hAnsi="Consolas" w:cs="Times New Roman"/>
                                <w:color w:val="9CDCFE"/>
                                <w:sz w:val="21"/>
                                <w:szCs w:val="21"/>
                              </w:rPr>
                              <w:t>current_</w:t>
                            </w:r>
                            <w:proofErr w:type="gramStart"/>
                            <w:r w:rsidRPr="00826162">
                              <w:rPr>
                                <w:rFonts w:ascii="Consolas" w:eastAsia="Times New Roman" w:hAnsi="Consolas" w:cs="Times New Roman"/>
                                <w:color w:val="9CDCFE"/>
                                <w:sz w:val="21"/>
                                <w:szCs w:val="21"/>
                              </w:rPr>
                              <w:t>pic</w:t>
                            </w:r>
                            <w:r w:rsidRPr="00826162">
                              <w:rPr>
                                <w:rFonts w:ascii="Consolas" w:eastAsia="Times New Roman" w:hAnsi="Consolas" w:cs="Times New Roman"/>
                                <w:color w:val="CCCCCC"/>
                                <w:sz w:val="21"/>
                                <w:szCs w:val="21"/>
                              </w:rPr>
                              <w:t>.</w:t>
                            </w:r>
                            <w:r w:rsidRPr="00826162">
                              <w:rPr>
                                <w:rFonts w:ascii="Consolas" w:eastAsia="Times New Roman" w:hAnsi="Consolas" w:cs="Times New Roman"/>
                                <w:color w:val="9CDCFE"/>
                                <w:sz w:val="21"/>
                                <w:szCs w:val="21"/>
                              </w:rPr>
                              <w:t>date</w:t>
                            </w:r>
                            <w:proofErr w:type="gramEnd"/>
                            <w:r w:rsidRPr="00826162">
                              <w:rPr>
                                <w:rFonts w:ascii="Consolas" w:eastAsia="Times New Roman" w:hAnsi="Consolas" w:cs="Times New Roman"/>
                                <w:color w:val="9CDCFE"/>
                                <w:sz w:val="21"/>
                                <w:szCs w:val="21"/>
                              </w:rPr>
                              <w:t>_picture_taken</w:t>
                            </w:r>
                            <w:proofErr w:type="spellEnd"/>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9CDCFE"/>
                                <w:sz w:val="21"/>
                                <w:szCs w:val="21"/>
                              </w:rPr>
                              <w:t>now</w:t>
                            </w:r>
                            <w:r w:rsidRPr="00826162">
                              <w:rPr>
                                <w:rFonts w:ascii="Consolas" w:eastAsia="Times New Roman" w:hAnsi="Consolas" w:cs="Times New Roman"/>
                                <w:color w:val="CCCCCC"/>
                                <w:sz w:val="21"/>
                                <w:szCs w:val="21"/>
                              </w:rPr>
                              <w:t>]</w:t>
                            </w:r>
                          </w:p>
                          <w:p w14:paraId="200C3EDD" w14:textId="77777777" w:rsidR="00826162" w:rsidRPr="00826162" w:rsidRDefault="00826162" w:rsidP="00826162">
                            <w:pPr>
                              <w:shd w:val="clear" w:color="auto" w:fill="1F1F1F"/>
                              <w:spacing w:line="285" w:lineRule="atLeast"/>
                              <w:rPr>
                                <w:rFonts w:ascii="Consolas" w:eastAsia="Times New Roman" w:hAnsi="Consolas" w:cs="Times New Roman"/>
                                <w:color w:val="CCCCCC"/>
                                <w:sz w:val="21"/>
                                <w:szCs w:val="21"/>
                              </w:rPr>
                            </w:pP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C586C0"/>
                                <w:sz w:val="21"/>
                                <w:szCs w:val="21"/>
                              </w:rPr>
                              <w:t>else</w:t>
                            </w:r>
                            <w:r w:rsidRPr="00826162">
                              <w:rPr>
                                <w:rFonts w:ascii="Consolas" w:eastAsia="Times New Roman" w:hAnsi="Consolas" w:cs="Times New Roman"/>
                                <w:color w:val="CCCCCC"/>
                                <w:sz w:val="21"/>
                                <w:szCs w:val="21"/>
                              </w:rPr>
                              <w:t>:</w:t>
                            </w:r>
                          </w:p>
                          <w:p w14:paraId="10D467A6" w14:textId="77777777" w:rsidR="00826162" w:rsidRPr="00826162" w:rsidRDefault="00826162" w:rsidP="00826162">
                            <w:pPr>
                              <w:shd w:val="clear" w:color="auto" w:fill="1F1F1F"/>
                              <w:spacing w:line="285" w:lineRule="atLeast"/>
                              <w:rPr>
                                <w:rFonts w:ascii="Consolas" w:eastAsia="Times New Roman" w:hAnsi="Consolas" w:cs="Times New Roman"/>
                                <w:color w:val="CCCCCC"/>
                                <w:sz w:val="21"/>
                                <w:szCs w:val="21"/>
                              </w:rPr>
                            </w:pPr>
                            <w:r w:rsidRPr="00826162">
                              <w:rPr>
                                <w:rFonts w:ascii="Consolas" w:eastAsia="Times New Roman" w:hAnsi="Consolas" w:cs="Times New Roman"/>
                                <w:color w:val="CCCCCC"/>
                                <w:sz w:val="21"/>
                                <w:szCs w:val="21"/>
                              </w:rPr>
                              <w:t xml:space="preserve">            </w:t>
                            </w:r>
                            <w:proofErr w:type="spellStart"/>
                            <w:r w:rsidRPr="00826162">
                              <w:rPr>
                                <w:rFonts w:ascii="Consolas" w:eastAsia="Times New Roman" w:hAnsi="Consolas" w:cs="Times New Roman"/>
                                <w:color w:val="9CDCFE"/>
                                <w:sz w:val="21"/>
                                <w:szCs w:val="21"/>
                              </w:rPr>
                              <w:t>errors_df</w:t>
                            </w:r>
                            <w:r w:rsidRPr="00826162">
                              <w:rPr>
                                <w:rFonts w:ascii="Consolas" w:eastAsia="Times New Roman" w:hAnsi="Consolas" w:cs="Times New Roman"/>
                                <w:color w:val="CCCCCC"/>
                                <w:sz w:val="21"/>
                                <w:szCs w:val="21"/>
                              </w:rPr>
                              <w:t>.</w:t>
                            </w:r>
                            <w:r w:rsidRPr="00826162">
                              <w:rPr>
                                <w:rFonts w:ascii="Consolas" w:eastAsia="Times New Roman" w:hAnsi="Consolas" w:cs="Times New Roman"/>
                                <w:color w:val="9CDCFE"/>
                                <w:sz w:val="21"/>
                                <w:szCs w:val="21"/>
                              </w:rPr>
                              <w:t>loc</w:t>
                            </w:r>
                            <w:proofErr w:type="spellEnd"/>
                            <w:r w:rsidRPr="00826162">
                              <w:rPr>
                                <w:rFonts w:ascii="Consolas" w:eastAsia="Times New Roman" w:hAnsi="Consolas" w:cs="Times New Roman"/>
                                <w:color w:val="CCCCCC"/>
                                <w:sz w:val="21"/>
                                <w:szCs w:val="21"/>
                              </w:rPr>
                              <w:t>[</w:t>
                            </w:r>
                            <w:proofErr w:type="spellStart"/>
                            <w:r w:rsidRPr="00826162">
                              <w:rPr>
                                <w:rFonts w:ascii="Consolas" w:eastAsia="Times New Roman" w:hAnsi="Consolas" w:cs="Times New Roman"/>
                                <w:color w:val="9CDCFE"/>
                                <w:sz w:val="21"/>
                                <w:szCs w:val="21"/>
                              </w:rPr>
                              <w:t>errors_</w:t>
                            </w:r>
                            <w:proofErr w:type="gramStart"/>
                            <w:r w:rsidRPr="00826162">
                              <w:rPr>
                                <w:rFonts w:ascii="Consolas" w:eastAsia="Times New Roman" w:hAnsi="Consolas" w:cs="Times New Roman"/>
                                <w:color w:val="9CDCFE"/>
                                <w:sz w:val="21"/>
                                <w:szCs w:val="21"/>
                              </w:rPr>
                              <w:t>df</w:t>
                            </w:r>
                            <w:r w:rsidRPr="00826162">
                              <w:rPr>
                                <w:rFonts w:ascii="Consolas" w:eastAsia="Times New Roman" w:hAnsi="Consolas" w:cs="Times New Roman"/>
                                <w:color w:val="CCCCCC"/>
                                <w:sz w:val="21"/>
                                <w:szCs w:val="21"/>
                              </w:rPr>
                              <w:t>.</w:t>
                            </w:r>
                            <w:r w:rsidRPr="00826162">
                              <w:rPr>
                                <w:rFonts w:ascii="Consolas" w:eastAsia="Times New Roman" w:hAnsi="Consolas" w:cs="Times New Roman"/>
                                <w:color w:val="9CDCFE"/>
                                <w:sz w:val="21"/>
                                <w:szCs w:val="21"/>
                              </w:rPr>
                              <w:t>shape</w:t>
                            </w:r>
                            <w:proofErr w:type="spellEnd"/>
                            <w:proofErr w:type="gramEnd"/>
                            <w:r w:rsidRPr="00826162">
                              <w:rPr>
                                <w:rFonts w:ascii="Consolas" w:eastAsia="Times New Roman" w:hAnsi="Consolas" w:cs="Times New Roman"/>
                                <w:color w:val="CCCCCC"/>
                                <w:sz w:val="21"/>
                                <w:szCs w:val="21"/>
                              </w:rPr>
                              <w:t>[</w:t>
                            </w:r>
                            <w:r w:rsidRPr="00826162">
                              <w:rPr>
                                <w:rFonts w:ascii="Consolas" w:eastAsia="Times New Roman" w:hAnsi="Consolas" w:cs="Times New Roman"/>
                                <w:color w:val="B5CEA8"/>
                                <w:sz w:val="21"/>
                                <w:szCs w:val="21"/>
                              </w:rPr>
                              <w:t>0</w:t>
                            </w: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D4D4D4"/>
                                <w:sz w:val="21"/>
                                <w:szCs w:val="21"/>
                              </w:rPr>
                              <w:t>=</w:t>
                            </w:r>
                            <w:r w:rsidRPr="00826162">
                              <w:rPr>
                                <w:rFonts w:ascii="Consolas" w:eastAsia="Times New Roman" w:hAnsi="Consolas" w:cs="Times New Roman"/>
                                <w:color w:val="CCCCCC"/>
                                <w:sz w:val="21"/>
                                <w:szCs w:val="21"/>
                              </w:rPr>
                              <w:t>\</w:t>
                            </w:r>
                          </w:p>
                          <w:p w14:paraId="3F990A18" w14:textId="77777777" w:rsidR="00826162" w:rsidRPr="00826162" w:rsidRDefault="00826162" w:rsidP="00826162">
                            <w:pPr>
                              <w:shd w:val="clear" w:color="auto" w:fill="1F1F1F"/>
                              <w:spacing w:line="285" w:lineRule="atLeast"/>
                              <w:rPr>
                                <w:rFonts w:ascii="Consolas" w:eastAsia="Times New Roman" w:hAnsi="Consolas" w:cs="Times New Roman"/>
                                <w:color w:val="CCCCCC"/>
                                <w:sz w:val="21"/>
                                <w:szCs w:val="21"/>
                              </w:rPr>
                            </w:pPr>
                            <w:r w:rsidRPr="00826162">
                              <w:rPr>
                                <w:rFonts w:ascii="Consolas" w:eastAsia="Times New Roman" w:hAnsi="Consolas" w:cs="Times New Roman"/>
                                <w:color w:val="CCCCCC"/>
                                <w:sz w:val="21"/>
                                <w:szCs w:val="21"/>
                              </w:rPr>
                              <w:t>                  [</w:t>
                            </w:r>
                            <w:proofErr w:type="spellStart"/>
                            <w:r w:rsidRPr="00826162">
                              <w:rPr>
                                <w:rFonts w:ascii="Consolas" w:eastAsia="Times New Roman" w:hAnsi="Consolas" w:cs="Times New Roman"/>
                                <w:color w:val="9CDCFE"/>
                                <w:sz w:val="21"/>
                                <w:szCs w:val="21"/>
                              </w:rPr>
                              <w:t>current_</w:t>
                            </w:r>
                            <w:proofErr w:type="gramStart"/>
                            <w:r w:rsidRPr="00826162">
                              <w:rPr>
                                <w:rFonts w:ascii="Consolas" w:eastAsia="Times New Roman" w:hAnsi="Consolas" w:cs="Times New Roman"/>
                                <w:color w:val="9CDCFE"/>
                                <w:sz w:val="21"/>
                                <w:szCs w:val="21"/>
                              </w:rPr>
                              <w:t>pic</w:t>
                            </w:r>
                            <w:r w:rsidRPr="00826162">
                              <w:rPr>
                                <w:rFonts w:ascii="Consolas" w:eastAsia="Times New Roman" w:hAnsi="Consolas" w:cs="Times New Roman"/>
                                <w:color w:val="CCCCCC"/>
                                <w:sz w:val="21"/>
                                <w:szCs w:val="21"/>
                              </w:rPr>
                              <w:t>.</w:t>
                            </w:r>
                            <w:r w:rsidRPr="00826162">
                              <w:rPr>
                                <w:rFonts w:ascii="Consolas" w:eastAsia="Times New Roman" w:hAnsi="Consolas" w:cs="Times New Roman"/>
                                <w:color w:val="9CDCFE"/>
                                <w:sz w:val="21"/>
                                <w:szCs w:val="21"/>
                              </w:rPr>
                              <w:t>file</w:t>
                            </w:r>
                            <w:proofErr w:type="gramEnd"/>
                            <w:r w:rsidRPr="00826162">
                              <w:rPr>
                                <w:rFonts w:ascii="Consolas" w:eastAsia="Times New Roman" w:hAnsi="Consolas" w:cs="Times New Roman"/>
                                <w:color w:val="9CDCFE"/>
                                <w:sz w:val="21"/>
                                <w:szCs w:val="21"/>
                              </w:rPr>
                              <w:t>_path</w:t>
                            </w:r>
                            <w:proofErr w:type="spellEnd"/>
                            <w:r w:rsidRPr="00826162">
                              <w:rPr>
                                <w:rFonts w:ascii="Consolas" w:eastAsia="Times New Roman" w:hAnsi="Consolas" w:cs="Times New Roman"/>
                                <w:color w:val="CCCCCC"/>
                                <w:sz w:val="21"/>
                                <w:szCs w:val="21"/>
                              </w:rPr>
                              <w:t xml:space="preserve">, </w:t>
                            </w:r>
                            <w:proofErr w:type="spellStart"/>
                            <w:r w:rsidRPr="00826162">
                              <w:rPr>
                                <w:rFonts w:ascii="Consolas" w:eastAsia="Times New Roman" w:hAnsi="Consolas" w:cs="Times New Roman"/>
                                <w:color w:val="9CDCFE"/>
                                <w:sz w:val="21"/>
                                <w:szCs w:val="21"/>
                              </w:rPr>
                              <w:t>current_pic</w:t>
                            </w:r>
                            <w:r w:rsidRPr="00826162">
                              <w:rPr>
                                <w:rFonts w:ascii="Consolas" w:eastAsia="Times New Roman" w:hAnsi="Consolas" w:cs="Times New Roman"/>
                                <w:color w:val="CCCCCC"/>
                                <w:sz w:val="21"/>
                                <w:szCs w:val="21"/>
                              </w:rPr>
                              <w:t>.</w:t>
                            </w:r>
                            <w:r w:rsidRPr="00826162">
                              <w:rPr>
                                <w:rFonts w:ascii="Consolas" w:eastAsia="Times New Roman" w:hAnsi="Consolas" w:cs="Times New Roman"/>
                                <w:color w:val="9CDCFE"/>
                                <w:sz w:val="21"/>
                                <w:szCs w:val="21"/>
                              </w:rPr>
                              <w:t>task_type</w:t>
                            </w:r>
                            <w:proofErr w:type="spellEnd"/>
                            <w:r w:rsidRPr="00826162">
                              <w:rPr>
                                <w:rFonts w:ascii="Consolas" w:eastAsia="Times New Roman" w:hAnsi="Consolas" w:cs="Times New Roman"/>
                                <w:color w:val="CCCCCC"/>
                                <w:sz w:val="21"/>
                                <w:szCs w:val="21"/>
                              </w:rPr>
                              <w:t>,\</w:t>
                            </w:r>
                          </w:p>
                          <w:p w14:paraId="6D251CCC" w14:textId="77777777" w:rsidR="00826162" w:rsidRPr="00826162" w:rsidRDefault="00826162" w:rsidP="00826162">
                            <w:pPr>
                              <w:shd w:val="clear" w:color="auto" w:fill="1F1F1F"/>
                              <w:spacing w:line="285" w:lineRule="atLeast"/>
                              <w:rPr>
                                <w:rFonts w:ascii="Consolas" w:eastAsia="Times New Roman" w:hAnsi="Consolas" w:cs="Times New Roman"/>
                                <w:color w:val="CCCCCC"/>
                                <w:sz w:val="21"/>
                                <w:szCs w:val="21"/>
                              </w:rPr>
                            </w:pPr>
                            <w:r w:rsidRPr="00826162">
                              <w:rPr>
                                <w:rFonts w:ascii="Consolas" w:eastAsia="Times New Roman" w:hAnsi="Consolas" w:cs="Times New Roman"/>
                                <w:color w:val="CCCCCC"/>
                                <w:sz w:val="21"/>
                                <w:szCs w:val="21"/>
                              </w:rPr>
                              <w:t xml:space="preserve">                    </w:t>
                            </w:r>
                            <w:proofErr w:type="spellStart"/>
                            <w:r w:rsidRPr="00826162">
                              <w:rPr>
                                <w:rFonts w:ascii="Consolas" w:eastAsia="Times New Roman" w:hAnsi="Consolas" w:cs="Times New Roman"/>
                                <w:color w:val="9CDCFE"/>
                                <w:sz w:val="21"/>
                                <w:szCs w:val="21"/>
                              </w:rPr>
                              <w:t>current_</w:t>
                            </w:r>
                            <w:proofErr w:type="gramStart"/>
                            <w:r w:rsidRPr="00826162">
                              <w:rPr>
                                <w:rFonts w:ascii="Consolas" w:eastAsia="Times New Roman" w:hAnsi="Consolas" w:cs="Times New Roman"/>
                                <w:color w:val="9CDCFE"/>
                                <w:sz w:val="21"/>
                                <w:szCs w:val="21"/>
                              </w:rPr>
                              <w:t>pic</w:t>
                            </w:r>
                            <w:r w:rsidRPr="00826162">
                              <w:rPr>
                                <w:rFonts w:ascii="Consolas" w:eastAsia="Times New Roman" w:hAnsi="Consolas" w:cs="Times New Roman"/>
                                <w:color w:val="CCCCCC"/>
                                <w:sz w:val="21"/>
                                <w:szCs w:val="21"/>
                              </w:rPr>
                              <w:t>.</w:t>
                            </w:r>
                            <w:r w:rsidRPr="00826162">
                              <w:rPr>
                                <w:rFonts w:ascii="Consolas" w:eastAsia="Times New Roman" w:hAnsi="Consolas" w:cs="Times New Roman"/>
                                <w:color w:val="9CDCFE"/>
                                <w:sz w:val="21"/>
                                <w:szCs w:val="21"/>
                              </w:rPr>
                              <w:t>latitude</w:t>
                            </w:r>
                            <w:proofErr w:type="spellEnd"/>
                            <w:proofErr w:type="gramEnd"/>
                            <w:r w:rsidRPr="00826162">
                              <w:rPr>
                                <w:rFonts w:ascii="Consolas" w:eastAsia="Times New Roman" w:hAnsi="Consolas" w:cs="Times New Roman"/>
                                <w:color w:val="CCCCCC"/>
                                <w:sz w:val="21"/>
                                <w:szCs w:val="21"/>
                              </w:rPr>
                              <w:t xml:space="preserve">, </w:t>
                            </w:r>
                            <w:proofErr w:type="spellStart"/>
                            <w:r w:rsidRPr="00826162">
                              <w:rPr>
                                <w:rFonts w:ascii="Consolas" w:eastAsia="Times New Roman" w:hAnsi="Consolas" w:cs="Times New Roman"/>
                                <w:color w:val="9CDCFE"/>
                                <w:sz w:val="21"/>
                                <w:szCs w:val="21"/>
                              </w:rPr>
                              <w:t>current_pic</w:t>
                            </w:r>
                            <w:r w:rsidRPr="00826162">
                              <w:rPr>
                                <w:rFonts w:ascii="Consolas" w:eastAsia="Times New Roman" w:hAnsi="Consolas" w:cs="Times New Roman"/>
                                <w:color w:val="CCCCCC"/>
                                <w:sz w:val="21"/>
                                <w:szCs w:val="21"/>
                              </w:rPr>
                              <w:t>.</w:t>
                            </w:r>
                            <w:r w:rsidRPr="00826162">
                              <w:rPr>
                                <w:rFonts w:ascii="Consolas" w:eastAsia="Times New Roman" w:hAnsi="Consolas" w:cs="Times New Roman"/>
                                <w:color w:val="9CDCFE"/>
                                <w:sz w:val="21"/>
                                <w:szCs w:val="21"/>
                              </w:rPr>
                              <w:t>longitude</w:t>
                            </w:r>
                            <w:proofErr w:type="spellEnd"/>
                            <w:r w:rsidRPr="00826162">
                              <w:rPr>
                                <w:rFonts w:ascii="Consolas" w:eastAsia="Times New Roman" w:hAnsi="Consolas" w:cs="Times New Roman"/>
                                <w:color w:val="CCCCCC"/>
                                <w:sz w:val="21"/>
                                <w:szCs w:val="21"/>
                              </w:rPr>
                              <w:t>]</w:t>
                            </w:r>
                          </w:p>
                          <w:p w14:paraId="43CEB565" w14:textId="77777777" w:rsidR="00826162" w:rsidRPr="00826162" w:rsidRDefault="00826162" w:rsidP="00826162">
                            <w:pPr>
                              <w:shd w:val="clear" w:color="auto" w:fill="1F1F1F"/>
                              <w:spacing w:line="285" w:lineRule="atLeast"/>
                              <w:rPr>
                                <w:rFonts w:ascii="Consolas" w:eastAsia="Times New Roman" w:hAnsi="Consolas" w:cs="Times New Roman"/>
                                <w:color w:val="CCCCCC"/>
                                <w:sz w:val="21"/>
                                <w:szCs w:val="21"/>
                              </w:rPr>
                            </w:pP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C586C0"/>
                                <w:sz w:val="21"/>
                                <w:szCs w:val="21"/>
                              </w:rPr>
                              <w:t>del</w:t>
                            </w:r>
                            <w:r w:rsidRPr="00826162">
                              <w:rPr>
                                <w:rFonts w:ascii="Consolas" w:eastAsia="Times New Roman" w:hAnsi="Consolas" w:cs="Times New Roman"/>
                                <w:color w:val="CCCCCC"/>
                                <w:sz w:val="21"/>
                                <w:szCs w:val="21"/>
                              </w:rPr>
                              <w:t xml:space="preserve"> </w:t>
                            </w:r>
                            <w:proofErr w:type="spellStart"/>
                            <w:r w:rsidRPr="00826162">
                              <w:rPr>
                                <w:rFonts w:ascii="Consolas" w:eastAsia="Times New Roman" w:hAnsi="Consolas" w:cs="Times New Roman"/>
                                <w:color w:val="9CDCFE"/>
                                <w:sz w:val="21"/>
                                <w:szCs w:val="21"/>
                              </w:rPr>
                              <w:t>current_pic</w:t>
                            </w:r>
                            <w:proofErr w:type="spellEnd"/>
                          </w:p>
                          <w:p w14:paraId="6C11C41F" w14:textId="77777777" w:rsidR="00826162" w:rsidRPr="00826162" w:rsidRDefault="00826162" w:rsidP="00826162">
                            <w:pPr>
                              <w:shd w:val="clear" w:color="auto" w:fill="1F1F1F"/>
                              <w:spacing w:line="285" w:lineRule="atLeast"/>
                              <w:rPr>
                                <w:rFonts w:ascii="Consolas" w:eastAsia="Times New Roman" w:hAnsi="Consolas" w:cs="Times New Roman"/>
                                <w:color w:val="CCCCCC"/>
                                <w:sz w:val="21"/>
                                <w:szCs w:val="21"/>
                              </w:rPr>
                            </w:pPr>
                          </w:p>
                          <w:p w14:paraId="009DD0B4" w14:textId="77777777" w:rsidR="00826162" w:rsidRPr="00826162" w:rsidRDefault="00826162" w:rsidP="00826162">
                            <w:pPr>
                              <w:shd w:val="clear" w:color="auto" w:fill="1F1F1F"/>
                              <w:spacing w:line="285" w:lineRule="atLeast"/>
                              <w:rPr>
                                <w:rFonts w:ascii="Consolas" w:eastAsia="Times New Roman" w:hAnsi="Consolas" w:cs="Times New Roman"/>
                                <w:color w:val="CCCCCC"/>
                                <w:sz w:val="21"/>
                                <w:szCs w:val="21"/>
                              </w:rPr>
                            </w:pP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9CDCFE"/>
                                <w:sz w:val="21"/>
                                <w:szCs w:val="21"/>
                              </w:rPr>
                              <w:t>folder</w:t>
                            </w: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D4D4D4"/>
                                <w:sz w:val="21"/>
                                <w:szCs w:val="21"/>
                              </w:rPr>
                              <w:t>=</w:t>
                            </w:r>
                            <w:r w:rsidRPr="00826162">
                              <w:rPr>
                                <w:rFonts w:ascii="Consolas" w:eastAsia="Times New Roman" w:hAnsi="Consolas" w:cs="Times New Roman"/>
                                <w:color w:val="CCCCCC"/>
                                <w:sz w:val="21"/>
                                <w:szCs w:val="21"/>
                              </w:rPr>
                              <w:t xml:space="preserve"> </w:t>
                            </w:r>
                            <w:proofErr w:type="spellStart"/>
                            <w:r w:rsidRPr="00826162">
                              <w:rPr>
                                <w:rFonts w:ascii="Consolas" w:eastAsia="Times New Roman" w:hAnsi="Consolas" w:cs="Times New Roman"/>
                                <w:color w:val="9CDCFE"/>
                                <w:sz w:val="21"/>
                                <w:szCs w:val="21"/>
                              </w:rPr>
                              <w:t>data_save_location</w:t>
                            </w:r>
                            <w:proofErr w:type="spellEnd"/>
                          </w:p>
                          <w:p w14:paraId="415C2B2F" w14:textId="77777777" w:rsidR="00826162" w:rsidRPr="00826162" w:rsidRDefault="00826162" w:rsidP="00826162">
                            <w:pPr>
                              <w:shd w:val="clear" w:color="auto" w:fill="1F1F1F"/>
                              <w:spacing w:line="285" w:lineRule="atLeast"/>
                              <w:rPr>
                                <w:rFonts w:ascii="Consolas" w:eastAsia="Times New Roman" w:hAnsi="Consolas" w:cs="Times New Roman"/>
                                <w:color w:val="CCCCCC"/>
                                <w:sz w:val="21"/>
                                <w:szCs w:val="21"/>
                              </w:rPr>
                            </w:pPr>
                            <w:r w:rsidRPr="00826162">
                              <w:rPr>
                                <w:rFonts w:ascii="Consolas" w:eastAsia="Times New Roman" w:hAnsi="Consolas" w:cs="Times New Roman"/>
                                <w:color w:val="CCCCCC"/>
                                <w:sz w:val="21"/>
                                <w:szCs w:val="21"/>
                              </w:rPr>
                              <w:t xml:space="preserve">    </w:t>
                            </w:r>
                            <w:proofErr w:type="spellStart"/>
                            <w:r w:rsidRPr="00826162">
                              <w:rPr>
                                <w:rFonts w:ascii="Consolas" w:eastAsia="Times New Roman" w:hAnsi="Consolas" w:cs="Times New Roman"/>
                                <w:color w:val="9CDCFE"/>
                                <w:sz w:val="21"/>
                                <w:szCs w:val="21"/>
                              </w:rPr>
                              <w:t>picture_df</w:t>
                            </w:r>
                            <w:r w:rsidRPr="00826162">
                              <w:rPr>
                                <w:rFonts w:ascii="Consolas" w:eastAsia="Times New Roman" w:hAnsi="Consolas" w:cs="Times New Roman"/>
                                <w:color w:val="CCCCCC"/>
                                <w:sz w:val="21"/>
                                <w:szCs w:val="21"/>
                              </w:rPr>
                              <w:t>.</w:t>
                            </w:r>
                            <w:r w:rsidRPr="00826162">
                              <w:rPr>
                                <w:rFonts w:ascii="Consolas" w:eastAsia="Times New Roman" w:hAnsi="Consolas" w:cs="Times New Roman"/>
                                <w:color w:val="DCDCAA"/>
                                <w:sz w:val="21"/>
                                <w:szCs w:val="21"/>
                              </w:rPr>
                              <w:t>to_</w:t>
                            </w:r>
                            <w:proofErr w:type="gramStart"/>
                            <w:r w:rsidRPr="00826162">
                              <w:rPr>
                                <w:rFonts w:ascii="Consolas" w:eastAsia="Times New Roman" w:hAnsi="Consolas" w:cs="Times New Roman"/>
                                <w:color w:val="DCDCAA"/>
                                <w:sz w:val="21"/>
                                <w:szCs w:val="21"/>
                              </w:rPr>
                              <w:t>csv</w:t>
                            </w:r>
                            <w:proofErr w:type="spellEnd"/>
                            <w:r w:rsidRPr="00826162">
                              <w:rPr>
                                <w:rFonts w:ascii="Consolas" w:eastAsia="Times New Roman" w:hAnsi="Consolas" w:cs="Times New Roman"/>
                                <w:color w:val="CCCCCC"/>
                                <w:sz w:val="21"/>
                                <w:szCs w:val="21"/>
                              </w:rPr>
                              <w:t>(</w:t>
                            </w:r>
                            <w:proofErr w:type="gramEnd"/>
                            <w:r w:rsidRPr="00826162">
                              <w:rPr>
                                <w:rFonts w:ascii="Consolas" w:eastAsia="Times New Roman" w:hAnsi="Consolas" w:cs="Times New Roman"/>
                                <w:color w:val="9CDCFE"/>
                                <w:sz w:val="21"/>
                                <w:szCs w:val="21"/>
                              </w:rPr>
                              <w:t>folder</w:t>
                            </w: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D4D4D4"/>
                                <w:sz w:val="21"/>
                                <w:szCs w:val="21"/>
                              </w:rPr>
                              <w:t>+</w:t>
                            </w: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CE9178"/>
                                <w:sz w:val="21"/>
                                <w:szCs w:val="21"/>
                              </w:rPr>
                              <w:t>'</w:t>
                            </w:r>
                            <w:proofErr w:type="spellStart"/>
                            <w:r w:rsidRPr="00826162">
                              <w:rPr>
                                <w:rFonts w:ascii="Consolas" w:eastAsia="Times New Roman" w:hAnsi="Consolas" w:cs="Times New Roman"/>
                                <w:color w:val="CE9178"/>
                                <w:sz w:val="21"/>
                                <w:szCs w:val="21"/>
                              </w:rPr>
                              <w:t>picturedata</w:t>
                            </w:r>
                            <w:proofErr w:type="spellEnd"/>
                            <w:r w:rsidRPr="00826162">
                              <w:rPr>
                                <w:rFonts w:ascii="Consolas" w:eastAsia="Times New Roman" w:hAnsi="Consolas" w:cs="Times New Roman"/>
                                <w:color w:val="CE9178"/>
                                <w:sz w:val="21"/>
                                <w:szCs w:val="21"/>
                              </w:rPr>
                              <w:t>'</w:t>
                            </w: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D4D4D4"/>
                                <w:sz w:val="21"/>
                                <w:szCs w:val="21"/>
                              </w:rPr>
                              <w:t>+</w:t>
                            </w: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4EC9B0"/>
                                <w:sz w:val="21"/>
                                <w:szCs w:val="21"/>
                              </w:rPr>
                              <w:t>str</w:t>
                            </w:r>
                            <w:r w:rsidRPr="00826162">
                              <w:rPr>
                                <w:rFonts w:ascii="Consolas" w:eastAsia="Times New Roman" w:hAnsi="Consolas" w:cs="Times New Roman"/>
                                <w:color w:val="CCCCCC"/>
                                <w:sz w:val="21"/>
                                <w:szCs w:val="21"/>
                              </w:rPr>
                              <w:t>(</w:t>
                            </w:r>
                            <w:r w:rsidRPr="00826162">
                              <w:rPr>
                                <w:rFonts w:ascii="Consolas" w:eastAsia="Times New Roman" w:hAnsi="Consolas" w:cs="Times New Roman"/>
                                <w:color w:val="9CDCFE"/>
                                <w:sz w:val="21"/>
                                <w:szCs w:val="21"/>
                              </w:rPr>
                              <w:t>now</w:t>
                            </w: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D4D4D4"/>
                                <w:sz w:val="21"/>
                                <w:szCs w:val="21"/>
                              </w:rPr>
                              <w:t>+</w:t>
                            </w: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CE9178"/>
                                <w:sz w:val="21"/>
                                <w:szCs w:val="21"/>
                              </w:rPr>
                              <w:t>'.csv'</w:t>
                            </w:r>
                            <w:r w:rsidRPr="00826162">
                              <w:rPr>
                                <w:rFonts w:ascii="Consolas" w:eastAsia="Times New Roman" w:hAnsi="Consolas" w:cs="Times New Roman"/>
                                <w:color w:val="CCCCCC"/>
                                <w:sz w:val="21"/>
                                <w:szCs w:val="21"/>
                              </w:rPr>
                              <w:t xml:space="preserve"> )</w:t>
                            </w:r>
                          </w:p>
                          <w:p w14:paraId="07F180D9" w14:textId="77777777" w:rsidR="00826162" w:rsidRPr="00826162" w:rsidRDefault="00826162" w:rsidP="00826162">
                            <w:pPr>
                              <w:shd w:val="clear" w:color="auto" w:fill="1F1F1F"/>
                              <w:spacing w:line="285" w:lineRule="atLeast"/>
                              <w:rPr>
                                <w:rFonts w:ascii="Consolas" w:eastAsia="Times New Roman" w:hAnsi="Consolas" w:cs="Times New Roman"/>
                                <w:color w:val="CCCCCC"/>
                                <w:sz w:val="21"/>
                                <w:szCs w:val="21"/>
                              </w:rPr>
                            </w:pPr>
                            <w:r w:rsidRPr="00826162">
                              <w:rPr>
                                <w:rFonts w:ascii="Consolas" w:eastAsia="Times New Roman" w:hAnsi="Consolas" w:cs="Times New Roman"/>
                                <w:color w:val="CCCCCC"/>
                                <w:sz w:val="21"/>
                                <w:szCs w:val="21"/>
                              </w:rPr>
                              <w:t xml:space="preserve">    </w:t>
                            </w:r>
                            <w:proofErr w:type="spellStart"/>
                            <w:r w:rsidRPr="00826162">
                              <w:rPr>
                                <w:rFonts w:ascii="Consolas" w:eastAsia="Times New Roman" w:hAnsi="Consolas" w:cs="Times New Roman"/>
                                <w:color w:val="9CDCFE"/>
                                <w:sz w:val="21"/>
                                <w:szCs w:val="21"/>
                              </w:rPr>
                              <w:t>errors_df</w:t>
                            </w:r>
                            <w:r w:rsidRPr="00826162">
                              <w:rPr>
                                <w:rFonts w:ascii="Consolas" w:eastAsia="Times New Roman" w:hAnsi="Consolas" w:cs="Times New Roman"/>
                                <w:color w:val="CCCCCC"/>
                                <w:sz w:val="21"/>
                                <w:szCs w:val="21"/>
                              </w:rPr>
                              <w:t>.</w:t>
                            </w:r>
                            <w:r w:rsidRPr="00826162">
                              <w:rPr>
                                <w:rFonts w:ascii="Consolas" w:eastAsia="Times New Roman" w:hAnsi="Consolas" w:cs="Times New Roman"/>
                                <w:color w:val="DCDCAA"/>
                                <w:sz w:val="21"/>
                                <w:szCs w:val="21"/>
                              </w:rPr>
                              <w:t>to_</w:t>
                            </w:r>
                            <w:proofErr w:type="gramStart"/>
                            <w:r w:rsidRPr="00826162">
                              <w:rPr>
                                <w:rFonts w:ascii="Consolas" w:eastAsia="Times New Roman" w:hAnsi="Consolas" w:cs="Times New Roman"/>
                                <w:color w:val="DCDCAA"/>
                                <w:sz w:val="21"/>
                                <w:szCs w:val="21"/>
                              </w:rPr>
                              <w:t>csv</w:t>
                            </w:r>
                            <w:proofErr w:type="spellEnd"/>
                            <w:r w:rsidRPr="00826162">
                              <w:rPr>
                                <w:rFonts w:ascii="Consolas" w:eastAsia="Times New Roman" w:hAnsi="Consolas" w:cs="Times New Roman"/>
                                <w:color w:val="CCCCCC"/>
                                <w:sz w:val="21"/>
                                <w:szCs w:val="21"/>
                              </w:rPr>
                              <w:t>(</w:t>
                            </w:r>
                            <w:proofErr w:type="gramEnd"/>
                            <w:r w:rsidRPr="00826162">
                              <w:rPr>
                                <w:rFonts w:ascii="Consolas" w:eastAsia="Times New Roman" w:hAnsi="Consolas" w:cs="Times New Roman"/>
                                <w:color w:val="9CDCFE"/>
                                <w:sz w:val="21"/>
                                <w:szCs w:val="21"/>
                              </w:rPr>
                              <w:t>folder</w:t>
                            </w: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D4D4D4"/>
                                <w:sz w:val="21"/>
                                <w:szCs w:val="21"/>
                              </w:rPr>
                              <w:t>+</w:t>
                            </w: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CE9178"/>
                                <w:sz w:val="21"/>
                                <w:szCs w:val="21"/>
                              </w:rPr>
                              <w:t>'errors'</w:t>
                            </w: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D4D4D4"/>
                                <w:sz w:val="21"/>
                                <w:szCs w:val="21"/>
                              </w:rPr>
                              <w:t>+</w:t>
                            </w: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4EC9B0"/>
                                <w:sz w:val="21"/>
                                <w:szCs w:val="21"/>
                              </w:rPr>
                              <w:t>str</w:t>
                            </w:r>
                            <w:r w:rsidRPr="00826162">
                              <w:rPr>
                                <w:rFonts w:ascii="Consolas" w:eastAsia="Times New Roman" w:hAnsi="Consolas" w:cs="Times New Roman"/>
                                <w:color w:val="CCCCCC"/>
                                <w:sz w:val="21"/>
                                <w:szCs w:val="21"/>
                              </w:rPr>
                              <w:t>(</w:t>
                            </w:r>
                            <w:r w:rsidRPr="00826162">
                              <w:rPr>
                                <w:rFonts w:ascii="Consolas" w:eastAsia="Times New Roman" w:hAnsi="Consolas" w:cs="Times New Roman"/>
                                <w:color w:val="9CDCFE"/>
                                <w:sz w:val="21"/>
                                <w:szCs w:val="21"/>
                              </w:rPr>
                              <w:t>now</w:t>
                            </w: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D4D4D4"/>
                                <w:sz w:val="21"/>
                                <w:szCs w:val="21"/>
                              </w:rPr>
                              <w:t>+</w:t>
                            </w: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CE9178"/>
                                <w:sz w:val="21"/>
                                <w:szCs w:val="21"/>
                              </w:rPr>
                              <w:t>'.csv'</w:t>
                            </w:r>
                            <w:r w:rsidRPr="00826162">
                              <w:rPr>
                                <w:rFonts w:ascii="Consolas" w:eastAsia="Times New Roman" w:hAnsi="Consolas" w:cs="Times New Roman"/>
                                <w:color w:val="CCCCCC"/>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6ED829" id="_x0000_s1029" type="#_x0000_t202" style="position:absolute;margin-left:-4.3pt;margin-top:69.85pt;width:466.35pt;height:110.6pt;z-index:2516633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">
                <v:textbox style="mso-fit-shape-to-text:t">
                  <w:txbxContent>
                    <w:p w14:paraId="61D10DB3" w14:textId="77777777" w:rsidR="00826162" w:rsidRPr="00826162" w:rsidRDefault="00826162" w:rsidP="00826162">
                      <w:pPr>
                        <w:shd w:val="clear" w:color="auto" w:fill="1F1F1F"/>
                        <w:spacing w:line="285" w:lineRule="atLeast"/>
                        <w:rPr>
                          <w:rFonts w:ascii="Consolas" w:eastAsia="Times New Roman" w:hAnsi="Consolas" w:cs="Times New Roman"/>
                          <w:color w:val="CCCCCC"/>
                          <w:sz w:val="21"/>
                          <w:szCs w:val="21"/>
                        </w:rPr>
                      </w:pPr>
                      <w:r w:rsidRPr="00826162">
                        <w:rPr>
                          <w:rFonts w:ascii="Consolas" w:eastAsia="Times New Roman" w:hAnsi="Consolas" w:cs="Times New Roman"/>
                          <w:color w:val="569CD6"/>
                          <w:sz w:val="21"/>
                          <w:szCs w:val="21"/>
                        </w:rPr>
                        <w:t>def</w:t>
                      </w:r>
                      <w:r w:rsidRPr="00826162">
                        <w:rPr>
                          <w:rFonts w:ascii="Consolas" w:eastAsia="Times New Roman" w:hAnsi="Consolas" w:cs="Times New Roman"/>
                          <w:color w:val="CCCCCC"/>
                          <w:sz w:val="21"/>
                          <w:szCs w:val="21"/>
                        </w:rPr>
                        <w:t xml:space="preserve"> </w:t>
                      </w:r>
                      <w:proofErr w:type="spellStart"/>
                      <w:r w:rsidRPr="00826162">
                        <w:rPr>
                          <w:rFonts w:ascii="Consolas" w:eastAsia="Times New Roman" w:hAnsi="Consolas" w:cs="Times New Roman"/>
                          <w:color w:val="DCDCAA"/>
                          <w:sz w:val="21"/>
                          <w:szCs w:val="21"/>
                        </w:rPr>
                        <w:t>new_</w:t>
                      </w:r>
                      <w:proofErr w:type="gramStart"/>
                      <w:r w:rsidRPr="00826162">
                        <w:rPr>
                          <w:rFonts w:ascii="Consolas" w:eastAsia="Times New Roman" w:hAnsi="Consolas" w:cs="Times New Roman"/>
                          <w:color w:val="DCDCAA"/>
                          <w:sz w:val="21"/>
                          <w:szCs w:val="21"/>
                        </w:rPr>
                        <w:t>data</w:t>
                      </w:r>
                      <w:proofErr w:type="spellEnd"/>
                      <w:r w:rsidRPr="00826162">
                        <w:rPr>
                          <w:rFonts w:ascii="Consolas" w:eastAsia="Times New Roman" w:hAnsi="Consolas" w:cs="Times New Roman"/>
                          <w:color w:val="CCCCCC"/>
                          <w:sz w:val="21"/>
                          <w:szCs w:val="21"/>
                        </w:rPr>
                        <w:t>(</w:t>
                      </w:r>
                      <w:proofErr w:type="gramEnd"/>
                      <w:r w:rsidRPr="00826162">
                        <w:rPr>
                          <w:rFonts w:ascii="Consolas" w:eastAsia="Times New Roman" w:hAnsi="Consolas" w:cs="Times New Roman"/>
                          <w:color w:val="CCCCCC"/>
                          <w:sz w:val="21"/>
                          <w:szCs w:val="21"/>
                        </w:rPr>
                        <w:t>):</w:t>
                      </w:r>
                    </w:p>
                    <w:p w14:paraId="2C0777ED" w14:textId="77777777" w:rsidR="00826162" w:rsidRPr="00826162" w:rsidRDefault="00826162" w:rsidP="00826162">
                      <w:pPr>
                        <w:shd w:val="clear" w:color="auto" w:fill="1F1F1F"/>
                        <w:spacing w:line="285" w:lineRule="atLeast"/>
                        <w:rPr>
                          <w:rFonts w:ascii="Consolas" w:eastAsia="Times New Roman" w:hAnsi="Consolas" w:cs="Times New Roman"/>
                          <w:color w:val="CCCCCC"/>
                          <w:sz w:val="21"/>
                          <w:szCs w:val="21"/>
                        </w:rPr>
                      </w:pPr>
                      <w:r w:rsidRPr="00826162">
                        <w:rPr>
                          <w:rFonts w:ascii="Consolas" w:eastAsia="Times New Roman" w:hAnsi="Consolas" w:cs="Times New Roman"/>
                          <w:color w:val="CCCCCC"/>
                          <w:sz w:val="21"/>
                          <w:szCs w:val="21"/>
                        </w:rPr>
                        <w:t xml:space="preserve">    </w:t>
                      </w:r>
                      <w:proofErr w:type="spellStart"/>
                      <w:r w:rsidRPr="00826162">
                        <w:rPr>
                          <w:rFonts w:ascii="Consolas" w:eastAsia="Times New Roman" w:hAnsi="Consolas" w:cs="Times New Roman"/>
                          <w:color w:val="9CDCFE"/>
                          <w:sz w:val="21"/>
                          <w:szCs w:val="21"/>
                        </w:rPr>
                        <w:t>columns_upload</w:t>
                      </w:r>
                      <w:proofErr w:type="spellEnd"/>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D4D4D4"/>
                          <w:sz w:val="21"/>
                          <w:szCs w:val="21"/>
                        </w:rPr>
                        <w:t>=</w:t>
                      </w: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CE9178"/>
                          <w:sz w:val="21"/>
                          <w:szCs w:val="21"/>
                        </w:rPr>
                        <w:t>'Picture File Path'</w:t>
                      </w: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CE9178"/>
                          <w:sz w:val="21"/>
                          <w:szCs w:val="21"/>
                        </w:rPr>
                        <w:t>'Task Type'</w:t>
                      </w: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CE9178"/>
                          <w:sz w:val="21"/>
                          <w:szCs w:val="21"/>
                        </w:rPr>
                        <w:t>'Latitude</w:t>
                      </w:r>
                      <w:proofErr w:type="gramStart"/>
                      <w:r w:rsidRPr="00826162">
                        <w:rPr>
                          <w:rFonts w:ascii="Consolas" w:eastAsia="Times New Roman" w:hAnsi="Consolas" w:cs="Times New Roman"/>
                          <w:color w:val="CE9178"/>
                          <w:sz w:val="21"/>
                          <w:szCs w:val="21"/>
                        </w:rPr>
                        <w:t>'</w:t>
                      </w:r>
                      <w:r w:rsidRPr="00826162">
                        <w:rPr>
                          <w:rFonts w:ascii="Consolas" w:eastAsia="Times New Roman" w:hAnsi="Consolas" w:cs="Times New Roman"/>
                          <w:color w:val="CCCCCC"/>
                          <w:sz w:val="21"/>
                          <w:szCs w:val="21"/>
                        </w:rPr>
                        <w:t>,\</w:t>
                      </w:r>
                      <w:proofErr w:type="gramEnd"/>
                    </w:p>
                    <w:p w14:paraId="35908827" w14:textId="77777777" w:rsidR="00826162" w:rsidRPr="00826162" w:rsidRDefault="00826162" w:rsidP="00826162">
                      <w:pPr>
                        <w:shd w:val="clear" w:color="auto" w:fill="1F1F1F"/>
                        <w:spacing w:line="285" w:lineRule="atLeast"/>
                        <w:rPr>
                          <w:rFonts w:ascii="Consolas" w:eastAsia="Times New Roman" w:hAnsi="Consolas" w:cs="Times New Roman"/>
                          <w:color w:val="CCCCCC"/>
                          <w:sz w:val="21"/>
                          <w:szCs w:val="21"/>
                        </w:rPr>
                      </w:pPr>
                      <w:r w:rsidRPr="00826162">
                        <w:rPr>
                          <w:rFonts w:ascii="Consolas" w:eastAsia="Times New Roman" w:hAnsi="Consolas" w:cs="Times New Roman"/>
                          <w:color w:val="CCCCCC"/>
                          <w:sz w:val="21"/>
                          <w:szCs w:val="21"/>
                        </w:rPr>
                        <w:t>                       </w:t>
                      </w:r>
                      <w:r w:rsidRPr="00826162">
                        <w:rPr>
                          <w:rFonts w:ascii="Consolas" w:eastAsia="Times New Roman" w:hAnsi="Consolas" w:cs="Times New Roman"/>
                          <w:color w:val="CE9178"/>
                          <w:sz w:val="21"/>
                          <w:szCs w:val="21"/>
                        </w:rPr>
                        <w:t>'Longitude'</w:t>
                      </w: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CE9178"/>
                          <w:sz w:val="21"/>
                          <w:szCs w:val="21"/>
                        </w:rPr>
                        <w:t>'Date Picture Taken</w:t>
                      </w:r>
                      <w:proofErr w:type="gramStart"/>
                      <w:r w:rsidRPr="00826162">
                        <w:rPr>
                          <w:rFonts w:ascii="Consolas" w:eastAsia="Times New Roman" w:hAnsi="Consolas" w:cs="Times New Roman"/>
                          <w:color w:val="CE9178"/>
                          <w:sz w:val="21"/>
                          <w:szCs w:val="21"/>
                        </w:rPr>
                        <w:t>'</w:t>
                      </w:r>
                      <w:r w:rsidRPr="00826162">
                        <w:rPr>
                          <w:rFonts w:ascii="Consolas" w:eastAsia="Times New Roman" w:hAnsi="Consolas" w:cs="Times New Roman"/>
                          <w:color w:val="CCCCCC"/>
                          <w:sz w:val="21"/>
                          <w:szCs w:val="21"/>
                        </w:rPr>
                        <w:t>,\</w:t>
                      </w:r>
                      <w:proofErr w:type="gramEnd"/>
                    </w:p>
                    <w:p w14:paraId="04C41DD5" w14:textId="77777777" w:rsidR="00826162" w:rsidRPr="00826162" w:rsidRDefault="00826162" w:rsidP="00826162">
                      <w:pPr>
                        <w:shd w:val="clear" w:color="auto" w:fill="1F1F1F"/>
                        <w:spacing w:line="285" w:lineRule="atLeast"/>
                        <w:rPr>
                          <w:rFonts w:ascii="Consolas" w:eastAsia="Times New Roman" w:hAnsi="Consolas" w:cs="Times New Roman"/>
                          <w:color w:val="CCCCCC"/>
                          <w:sz w:val="21"/>
                          <w:szCs w:val="21"/>
                        </w:rPr>
                      </w:pP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CE9178"/>
                          <w:sz w:val="21"/>
                          <w:szCs w:val="21"/>
                        </w:rPr>
                        <w:t>'Date Picture Processed'</w:t>
                      </w:r>
                      <w:r w:rsidRPr="00826162">
                        <w:rPr>
                          <w:rFonts w:ascii="Consolas" w:eastAsia="Times New Roman" w:hAnsi="Consolas" w:cs="Times New Roman"/>
                          <w:color w:val="CCCCCC"/>
                          <w:sz w:val="21"/>
                          <w:szCs w:val="21"/>
                        </w:rPr>
                        <w:t>]</w:t>
                      </w:r>
                    </w:p>
                    <w:p w14:paraId="72B929CD" w14:textId="77777777" w:rsidR="00826162" w:rsidRPr="00826162" w:rsidRDefault="00826162" w:rsidP="00826162">
                      <w:pPr>
                        <w:shd w:val="clear" w:color="auto" w:fill="1F1F1F"/>
                        <w:spacing w:line="285" w:lineRule="atLeast"/>
                        <w:rPr>
                          <w:rFonts w:ascii="Consolas" w:eastAsia="Times New Roman" w:hAnsi="Consolas" w:cs="Times New Roman"/>
                          <w:color w:val="CCCCCC"/>
                          <w:sz w:val="21"/>
                          <w:szCs w:val="21"/>
                        </w:rPr>
                      </w:pPr>
                      <w:r w:rsidRPr="00826162">
                        <w:rPr>
                          <w:rFonts w:ascii="Consolas" w:eastAsia="Times New Roman" w:hAnsi="Consolas" w:cs="Times New Roman"/>
                          <w:color w:val="CCCCCC"/>
                          <w:sz w:val="21"/>
                          <w:szCs w:val="21"/>
                        </w:rPr>
                        <w:t xml:space="preserve">    </w:t>
                      </w:r>
                      <w:proofErr w:type="spellStart"/>
                      <w:r w:rsidRPr="00826162">
                        <w:rPr>
                          <w:rFonts w:ascii="Consolas" w:eastAsia="Times New Roman" w:hAnsi="Consolas" w:cs="Times New Roman"/>
                          <w:color w:val="9CDCFE"/>
                          <w:sz w:val="21"/>
                          <w:szCs w:val="21"/>
                        </w:rPr>
                        <w:t>columns_errors</w:t>
                      </w:r>
                      <w:proofErr w:type="spellEnd"/>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D4D4D4"/>
                          <w:sz w:val="21"/>
                          <w:szCs w:val="21"/>
                        </w:rPr>
                        <w:t>=</w:t>
                      </w:r>
                      <w:r w:rsidRPr="00826162">
                        <w:rPr>
                          <w:rFonts w:ascii="Consolas" w:eastAsia="Times New Roman" w:hAnsi="Consolas" w:cs="Times New Roman"/>
                          <w:color w:val="CCCCCC"/>
                          <w:sz w:val="21"/>
                          <w:szCs w:val="21"/>
                        </w:rPr>
                        <w:t xml:space="preserve"> \</w:t>
                      </w:r>
                    </w:p>
                    <w:p w14:paraId="44858ADE" w14:textId="77777777" w:rsidR="00826162" w:rsidRPr="00826162" w:rsidRDefault="00826162" w:rsidP="00826162">
                      <w:pPr>
                        <w:shd w:val="clear" w:color="auto" w:fill="1F1F1F"/>
                        <w:spacing w:line="285" w:lineRule="atLeast"/>
                        <w:rPr>
                          <w:rFonts w:ascii="Consolas" w:eastAsia="Times New Roman" w:hAnsi="Consolas" w:cs="Times New Roman"/>
                          <w:color w:val="CCCCCC"/>
                          <w:sz w:val="21"/>
                          <w:szCs w:val="21"/>
                        </w:rPr>
                      </w:pPr>
                      <w:r w:rsidRPr="00826162">
                        <w:rPr>
                          <w:rFonts w:ascii="Consolas" w:eastAsia="Times New Roman" w:hAnsi="Consolas" w:cs="Times New Roman"/>
                          <w:color w:val="CCCCCC"/>
                          <w:sz w:val="21"/>
                          <w:szCs w:val="21"/>
                        </w:rPr>
                        <w:t>        [</w:t>
                      </w:r>
                      <w:r w:rsidRPr="00826162">
                        <w:rPr>
                          <w:rFonts w:ascii="Consolas" w:eastAsia="Times New Roman" w:hAnsi="Consolas" w:cs="Times New Roman"/>
                          <w:color w:val="CE9178"/>
                          <w:sz w:val="21"/>
                          <w:szCs w:val="21"/>
                        </w:rPr>
                        <w:t>'Picture File Path'</w:t>
                      </w: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CE9178"/>
                          <w:sz w:val="21"/>
                          <w:szCs w:val="21"/>
                        </w:rPr>
                        <w:t>'Barcode'</w:t>
                      </w: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CE9178"/>
                          <w:sz w:val="21"/>
                          <w:szCs w:val="21"/>
                        </w:rPr>
                        <w:t>'</w:t>
                      </w:r>
                      <w:proofErr w:type="spellStart"/>
                      <w:r w:rsidRPr="00826162">
                        <w:rPr>
                          <w:rFonts w:ascii="Consolas" w:eastAsia="Times New Roman" w:hAnsi="Consolas" w:cs="Times New Roman"/>
                          <w:color w:val="CE9178"/>
                          <w:sz w:val="21"/>
                          <w:szCs w:val="21"/>
                        </w:rPr>
                        <w:t>exif</w:t>
                      </w:r>
                      <w:proofErr w:type="spellEnd"/>
                      <w:r w:rsidRPr="00826162">
                        <w:rPr>
                          <w:rFonts w:ascii="Consolas" w:eastAsia="Times New Roman" w:hAnsi="Consolas" w:cs="Times New Roman"/>
                          <w:color w:val="CE9178"/>
                          <w:sz w:val="21"/>
                          <w:szCs w:val="21"/>
                        </w:rPr>
                        <w:t>'</w:t>
                      </w: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CE9178"/>
                          <w:sz w:val="21"/>
                          <w:szCs w:val="21"/>
                        </w:rPr>
                        <w:t>'</w:t>
                      </w:r>
                      <w:proofErr w:type="spellStart"/>
                      <w:r w:rsidRPr="00826162">
                        <w:rPr>
                          <w:rFonts w:ascii="Consolas" w:eastAsia="Times New Roman" w:hAnsi="Consolas" w:cs="Times New Roman"/>
                          <w:color w:val="CE9178"/>
                          <w:sz w:val="21"/>
                          <w:szCs w:val="21"/>
                        </w:rPr>
                        <w:t>exif_detail</w:t>
                      </w:r>
                      <w:proofErr w:type="spellEnd"/>
                      <w:r w:rsidRPr="00826162">
                        <w:rPr>
                          <w:rFonts w:ascii="Consolas" w:eastAsia="Times New Roman" w:hAnsi="Consolas" w:cs="Times New Roman"/>
                          <w:color w:val="CE9178"/>
                          <w:sz w:val="21"/>
                          <w:szCs w:val="21"/>
                        </w:rPr>
                        <w:t>'</w:t>
                      </w:r>
                      <w:r w:rsidRPr="00826162">
                        <w:rPr>
                          <w:rFonts w:ascii="Consolas" w:eastAsia="Times New Roman" w:hAnsi="Consolas" w:cs="Times New Roman"/>
                          <w:color w:val="CCCCCC"/>
                          <w:sz w:val="21"/>
                          <w:szCs w:val="21"/>
                        </w:rPr>
                        <w:t>]</w:t>
                      </w:r>
                    </w:p>
                    <w:p w14:paraId="522D47FB" w14:textId="77777777" w:rsidR="00826162" w:rsidRPr="00826162" w:rsidRDefault="00826162" w:rsidP="00826162">
                      <w:pPr>
                        <w:shd w:val="clear" w:color="auto" w:fill="1F1F1F"/>
                        <w:spacing w:line="285" w:lineRule="atLeast"/>
                        <w:rPr>
                          <w:rFonts w:ascii="Consolas" w:eastAsia="Times New Roman" w:hAnsi="Consolas" w:cs="Times New Roman"/>
                          <w:color w:val="CCCCCC"/>
                          <w:sz w:val="21"/>
                          <w:szCs w:val="21"/>
                        </w:rPr>
                      </w:pPr>
                      <w:r w:rsidRPr="00826162">
                        <w:rPr>
                          <w:rFonts w:ascii="Consolas" w:eastAsia="Times New Roman" w:hAnsi="Consolas" w:cs="Times New Roman"/>
                          <w:color w:val="CCCCCC"/>
                          <w:sz w:val="21"/>
                          <w:szCs w:val="21"/>
                        </w:rPr>
                        <w:t xml:space="preserve">    </w:t>
                      </w:r>
                      <w:proofErr w:type="spellStart"/>
                      <w:r w:rsidRPr="00826162">
                        <w:rPr>
                          <w:rFonts w:ascii="Consolas" w:eastAsia="Times New Roman" w:hAnsi="Consolas" w:cs="Times New Roman"/>
                          <w:color w:val="9CDCFE"/>
                          <w:sz w:val="21"/>
                          <w:szCs w:val="21"/>
                        </w:rPr>
                        <w:t>picture_df</w:t>
                      </w:r>
                      <w:proofErr w:type="spellEnd"/>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D4D4D4"/>
                          <w:sz w:val="21"/>
                          <w:szCs w:val="21"/>
                        </w:rPr>
                        <w:t>=</w:t>
                      </w:r>
                      <w:r w:rsidRPr="00826162">
                        <w:rPr>
                          <w:rFonts w:ascii="Consolas" w:eastAsia="Times New Roman" w:hAnsi="Consolas" w:cs="Times New Roman"/>
                          <w:color w:val="CCCCCC"/>
                          <w:sz w:val="21"/>
                          <w:szCs w:val="21"/>
                        </w:rPr>
                        <w:t xml:space="preserve"> </w:t>
                      </w:r>
                      <w:proofErr w:type="spellStart"/>
                      <w:proofErr w:type="gramStart"/>
                      <w:r w:rsidRPr="00826162">
                        <w:rPr>
                          <w:rFonts w:ascii="Consolas" w:eastAsia="Times New Roman" w:hAnsi="Consolas" w:cs="Times New Roman"/>
                          <w:color w:val="4EC9B0"/>
                          <w:sz w:val="21"/>
                          <w:szCs w:val="21"/>
                        </w:rPr>
                        <w:t>pd</w:t>
                      </w:r>
                      <w:r w:rsidRPr="00826162">
                        <w:rPr>
                          <w:rFonts w:ascii="Consolas" w:eastAsia="Times New Roman" w:hAnsi="Consolas" w:cs="Times New Roman"/>
                          <w:color w:val="CCCCCC"/>
                          <w:sz w:val="21"/>
                          <w:szCs w:val="21"/>
                        </w:rPr>
                        <w:t>.</w:t>
                      </w:r>
                      <w:r w:rsidRPr="00826162">
                        <w:rPr>
                          <w:rFonts w:ascii="Consolas" w:eastAsia="Times New Roman" w:hAnsi="Consolas" w:cs="Times New Roman"/>
                          <w:color w:val="4EC9B0"/>
                          <w:sz w:val="21"/>
                          <w:szCs w:val="21"/>
                        </w:rPr>
                        <w:t>DataFrame</w:t>
                      </w:r>
                      <w:proofErr w:type="spellEnd"/>
                      <w:proofErr w:type="gramEnd"/>
                      <w:r w:rsidRPr="00826162">
                        <w:rPr>
                          <w:rFonts w:ascii="Consolas" w:eastAsia="Times New Roman" w:hAnsi="Consolas" w:cs="Times New Roman"/>
                          <w:color w:val="CCCCCC"/>
                          <w:sz w:val="21"/>
                          <w:szCs w:val="21"/>
                        </w:rPr>
                        <w:t>(</w:t>
                      </w:r>
                      <w:r w:rsidRPr="00826162">
                        <w:rPr>
                          <w:rFonts w:ascii="Consolas" w:eastAsia="Times New Roman" w:hAnsi="Consolas" w:cs="Times New Roman"/>
                          <w:color w:val="9CDCFE"/>
                          <w:sz w:val="21"/>
                          <w:szCs w:val="21"/>
                        </w:rPr>
                        <w:t>columns</w:t>
                      </w: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D4D4D4"/>
                          <w:sz w:val="21"/>
                          <w:szCs w:val="21"/>
                        </w:rPr>
                        <w:t>=</w:t>
                      </w:r>
                      <w:r w:rsidRPr="00826162">
                        <w:rPr>
                          <w:rFonts w:ascii="Consolas" w:eastAsia="Times New Roman" w:hAnsi="Consolas" w:cs="Times New Roman"/>
                          <w:color w:val="CCCCCC"/>
                          <w:sz w:val="21"/>
                          <w:szCs w:val="21"/>
                        </w:rPr>
                        <w:t xml:space="preserve"> </w:t>
                      </w:r>
                      <w:proofErr w:type="spellStart"/>
                      <w:r w:rsidRPr="00826162">
                        <w:rPr>
                          <w:rFonts w:ascii="Consolas" w:eastAsia="Times New Roman" w:hAnsi="Consolas" w:cs="Times New Roman"/>
                          <w:color w:val="9CDCFE"/>
                          <w:sz w:val="21"/>
                          <w:szCs w:val="21"/>
                        </w:rPr>
                        <w:t>columns_upload</w:t>
                      </w:r>
                      <w:proofErr w:type="spellEnd"/>
                      <w:r w:rsidRPr="00826162">
                        <w:rPr>
                          <w:rFonts w:ascii="Consolas" w:eastAsia="Times New Roman" w:hAnsi="Consolas" w:cs="Times New Roman"/>
                          <w:color w:val="CCCCCC"/>
                          <w:sz w:val="21"/>
                          <w:szCs w:val="21"/>
                        </w:rPr>
                        <w:t>)</w:t>
                      </w:r>
                    </w:p>
                    <w:p w14:paraId="2E2F4027" w14:textId="77777777" w:rsidR="00826162" w:rsidRPr="00826162" w:rsidRDefault="00826162" w:rsidP="00826162">
                      <w:pPr>
                        <w:shd w:val="clear" w:color="auto" w:fill="1F1F1F"/>
                        <w:spacing w:line="285" w:lineRule="atLeast"/>
                        <w:rPr>
                          <w:rFonts w:ascii="Consolas" w:eastAsia="Times New Roman" w:hAnsi="Consolas" w:cs="Times New Roman"/>
                          <w:color w:val="CCCCCC"/>
                          <w:sz w:val="21"/>
                          <w:szCs w:val="21"/>
                        </w:rPr>
                      </w:pPr>
                      <w:r w:rsidRPr="00826162">
                        <w:rPr>
                          <w:rFonts w:ascii="Consolas" w:eastAsia="Times New Roman" w:hAnsi="Consolas" w:cs="Times New Roman"/>
                          <w:color w:val="CCCCCC"/>
                          <w:sz w:val="21"/>
                          <w:szCs w:val="21"/>
                        </w:rPr>
                        <w:t xml:space="preserve">    </w:t>
                      </w:r>
                      <w:proofErr w:type="spellStart"/>
                      <w:r w:rsidRPr="00826162">
                        <w:rPr>
                          <w:rFonts w:ascii="Consolas" w:eastAsia="Times New Roman" w:hAnsi="Consolas" w:cs="Times New Roman"/>
                          <w:color w:val="9CDCFE"/>
                          <w:sz w:val="21"/>
                          <w:szCs w:val="21"/>
                        </w:rPr>
                        <w:t>errors_df</w:t>
                      </w:r>
                      <w:proofErr w:type="spellEnd"/>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D4D4D4"/>
                          <w:sz w:val="21"/>
                          <w:szCs w:val="21"/>
                        </w:rPr>
                        <w:t>=</w:t>
                      </w:r>
                      <w:r w:rsidRPr="00826162">
                        <w:rPr>
                          <w:rFonts w:ascii="Consolas" w:eastAsia="Times New Roman" w:hAnsi="Consolas" w:cs="Times New Roman"/>
                          <w:color w:val="CCCCCC"/>
                          <w:sz w:val="21"/>
                          <w:szCs w:val="21"/>
                        </w:rPr>
                        <w:t xml:space="preserve"> </w:t>
                      </w:r>
                      <w:proofErr w:type="spellStart"/>
                      <w:proofErr w:type="gramStart"/>
                      <w:r w:rsidRPr="00826162">
                        <w:rPr>
                          <w:rFonts w:ascii="Consolas" w:eastAsia="Times New Roman" w:hAnsi="Consolas" w:cs="Times New Roman"/>
                          <w:color w:val="4EC9B0"/>
                          <w:sz w:val="21"/>
                          <w:szCs w:val="21"/>
                        </w:rPr>
                        <w:t>pd</w:t>
                      </w:r>
                      <w:r w:rsidRPr="00826162">
                        <w:rPr>
                          <w:rFonts w:ascii="Consolas" w:eastAsia="Times New Roman" w:hAnsi="Consolas" w:cs="Times New Roman"/>
                          <w:color w:val="CCCCCC"/>
                          <w:sz w:val="21"/>
                          <w:szCs w:val="21"/>
                        </w:rPr>
                        <w:t>.</w:t>
                      </w:r>
                      <w:r w:rsidRPr="00826162">
                        <w:rPr>
                          <w:rFonts w:ascii="Consolas" w:eastAsia="Times New Roman" w:hAnsi="Consolas" w:cs="Times New Roman"/>
                          <w:color w:val="4EC9B0"/>
                          <w:sz w:val="21"/>
                          <w:szCs w:val="21"/>
                        </w:rPr>
                        <w:t>DataFrame</w:t>
                      </w:r>
                      <w:proofErr w:type="spellEnd"/>
                      <w:proofErr w:type="gramEnd"/>
                      <w:r w:rsidRPr="00826162">
                        <w:rPr>
                          <w:rFonts w:ascii="Consolas" w:eastAsia="Times New Roman" w:hAnsi="Consolas" w:cs="Times New Roman"/>
                          <w:color w:val="CCCCCC"/>
                          <w:sz w:val="21"/>
                          <w:szCs w:val="21"/>
                        </w:rPr>
                        <w:t>(</w:t>
                      </w:r>
                      <w:r w:rsidRPr="00826162">
                        <w:rPr>
                          <w:rFonts w:ascii="Consolas" w:eastAsia="Times New Roman" w:hAnsi="Consolas" w:cs="Times New Roman"/>
                          <w:color w:val="9CDCFE"/>
                          <w:sz w:val="21"/>
                          <w:szCs w:val="21"/>
                        </w:rPr>
                        <w:t>columns</w:t>
                      </w: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D4D4D4"/>
                          <w:sz w:val="21"/>
                          <w:szCs w:val="21"/>
                        </w:rPr>
                        <w:t>=</w:t>
                      </w:r>
                      <w:r w:rsidRPr="00826162">
                        <w:rPr>
                          <w:rFonts w:ascii="Consolas" w:eastAsia="Times New Roman" w:hAnsi="Consolas" w:cs="Times New Roman"/>
                          <w:color w:val="CCCCCC"/>
                          <w:sz w:val="21"/>
                          <w:szCs w:val="21"/>
                        </w:rPr>
                        <w:t xml:space="preserve"> </w:t>
                      </w:r>
                      <w:proofErr w:type="spellStart"/>
                      <w:r w:rsidRPr="00826162">
                        <w:rPr>
                          <w:rFonts w:ascii="Consolas" w:eastAsia="Times New Roman" w:hAnsi="Consolas" w:cs="Times New Roman"/>
                          <w:color w:val="9CDCFE"/>
                          <w:sz w:val="21"/>
                          <w:szCs w:val="21"/>
                        </w:rPr>
                        <w:t>columns_errors</w:t>
                      </w:r>
                      <w:proofErr w:type="spellEnd"/>
                      <w:r w:rsidRPr="00826162">
                        <w:rPr>
                          <w:rFonts w:ascii="Consolas" w:eastAsia="Times New Roman" w:hAnsi="Consolas" w:cs="Times New Roman"/>
                          <w:color w:val="CCCCCC"/>
                          <w:sz w:val="21"/>
                          <w:szCs w:val="21"/>
                        </w:rPr>
                        <w:t>)</w:t>
                      </w:r>
                    </w:p>
                    <w:p w14:paraId="65BCD515" w14:textId="77777777" w:rsidR="00826162" w:rsidRPr="00826162" w:rsidRDefault="00826162" w:rsidP="00826162">
                      <w:pPr>
                        <w:shd w:val="clear" w:color="auto" w:fill="1F1F1F"/>
                        <w:spacing w:line="285" w:lineRule="atLeast"/>
                        <w:rPr>
                          <w:rFonts w:ascii="Consolas" w:eastAsia="Times New Roman" w:hAnsi="Consolas" w:cs="Times New Roman"/>
                          <w:color w:val="CCCCCC"/>
                          <w:sz w:val="21"/>
                          <w:szCs w:val="21"/>
                        </w:rPr>
                      </w:pP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9CDCFE"/>
                          <w:sz w:val="21"/>
                          <w:szCs w:val="21"/>
                        </w:rPr>
                        <w:t>root</w:t>
                      </w: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D4D4D4"/>
                          <w:sz w:val="21"/>
                          <w:szCs w:val="21"/>
                        </w:rPr>
                        <w:t>=</w:t>
                      </w:r>
                      <w:r w:rsidRPr="00826162">
                        <w:rPr>
                          <w:rFonts w:ascii="Consolas" w:eastAsia="Times New Roman" w:hAnsi="Consolas" w:cs="Times New Roman"/>
                          <w:color w:val="CCCCCC"/>
                          <w:sz w:val="21"/>
                          <w:szCs w:val="21"/>
                        </w:rPr>
                        <w:t xml:space="preserve"> </w:t>
                      </w:r>
                      <w:proofErr w:type="spellStart"/>
                      <w:r w:rsidRPr="00826162">
                        <w:rPr>
                          <w:rFonts w:ascii="Consolas" w:eastAsia="Times New Roman" w:hAnsi="Consolas" w:cs="Times New Roman"/>
                          <w:color w:val="9CDCFE"/>
                          <w:sz w:val="21"/>
                          <w:szCs w:val="21"/>
                        </w:rPr>
                        <w:t>input_data_path</w:t>
                      </w:r>
                      <w:proofErr w:type="spellEnd"/>
                    </w:p>
                    <w:p w14:paraId="18477A52" w14:textId="77777777" w:rsidR="00826162" w:rsidRPr="00826162" w:rsidRDefault="00826162" w:rsidP="00826162">
                      <w:pPr>
                        <w:shd w:val="clear" w:color="auto" w:fill="1F1F1F"/>
                        <w:spacing w:line="285" w:lineRule="atLeast"/>
                        <w:rPr>
                          <w:rFonts w:ascii="Consolas" w:eastAsia="Times New Roman" w:hAnsi="Consolas" w:cs="Times New Roman"/>
                          <w:color w:val="CCCCCC"/>
                          <w:sz w:val="21"/>
                          <w:szCs w:val="21"/>
                        </w:rPr>
                      </w:pPr>
                      <w:r w:rsidRPr="00826162">
                        <w:rPr>
                          <w:rFonts w:ascii="Consolas" w:eastAsia="Times New Roman" w:hAnsi="Consolas" w:cs="Times New Roman"/>
                          <w:color w:val="CCCCCC"/>
                          <w:sz w:val="21"/>
                          <w:szCs w:val="21"/>
                        </w:rPr>
                        <w:t xml:space="preserve">    </w:t>
                      </w:r>
                      <w:proofErr w:type="spellStart"/>
                      <w:r w:rsidRPr="00826162">
                        <w:rPr>
                          <w:rFonts w:ascii="Consolas" w:eastAsia="Times New Roman" w:hAnsi="Consolas" w:cs="Times New Roman"/>
                          <w:color w:val="9CDCFE"/>
                          <w:sz w:val="21"/>
                          <w:szCs w:val="21"/>
                        </w:rPr>
                        <w:t>image_list</w:t>
                      </w:r>
                      <w:proofErr w:type="spellEnd"/>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D4D4D4"/>
                          <w:sz w:val="21"/>
                          <w:szCs w:val="21"/>
                        </w:rPr>
                        <w:t>=</w:t>
                      </w:r>
                      <w:r w:rsidRPr="00826162">
                        <w:rPr>
                          <w:rFonts w:ascii="Consolas" w:eastAsia="Times New Roman" w:hAnsi="Consolas" w:cs="Times New Roman"/>
                          <w:color w:val="CCCCCC"/>
                          <w:sz w:val="21"/>
                          <w:szCs w:val="21"/>
                        </w:rPr>
                        <w:t xml:space="preserve"> </w:t>
                      </w:r>
                      <w:proofErr w:type="spellStart"/>
                      <w:proofErr w:type="gramStart"/>
                      <w:r w:rsidRPr="00826162">
                        <w:rPr>
                          <w:rFonts w:ascii="Consolas" w:eastAsia="Times New Roman" w:hAnsi="Consolas" w:cs="Times New Roman"/>
                          <w:color w:val="4EC9B0"/>
                          <w:sz w:val="21"/>
                          <w:szCs w:val="21"/>
                        </w:rPr>
                        <w:t>os</w:t>
                      </w:r>
                      <w:r w:rsidRPr="00826162">
                        <w:rPr>
                          <w:rFonts w:ascii="Consolas" w:eastAsia="Times New Roman" w:hAnsi="Consolas" w:cs="Times New Roman"/>
                          <w:color w:val="CCCCCC"/>
                          <w:sz w:val="21"/>
                          <w:szCs w:val="21"/>
                        </w:rPr>
                        <w:t>.</w:t>
                      </w:r>
                      <w:r w:rsidRPr="00826162">
                        <w:rPr>
                          <w:rFonts w:ascii="Consolas" w:eastAsia="Times New Roman" w:hAnsi="Consolas" w:cs="Times New Roman"/>
                          <w:color w:val="DCDCAA"/>
                          <w:sz w:val="21"/>
                          <w:szCs w:val="21"/>
                        </w:rPr>
                        <w:t>listdir</w:t>
                      </w:r>
                      <w:proofErr w:type="spellEnd"/>
                      <w:proofErr w:type="gramEnd"/>
                      <w:r w:rsidRPr="00826162">
                        <w:rPr>
                          <w:rFonts w:ascii="Consolas" w:eastAsia="Times New Roman" w:hAnsi="Consolas" w:cs="Times New Roman"/>
                          <w:color w:val="CCCCCC"/>
                          <w:sz w:val="21"/>
                          <w:szCs w:val="21"/>
                        </w:rPr>
                        <w:t>(</w:t>
                      </w:r>
                      <w:r w:rsidRPr="00826162">
                        <w:rPr>
                          <w:rFonts w:ascii="Consolas" w:eastAsia="Times New Roman" w:hAnsi="Consolas" w:cs="Times New Roman"/>
                          <w:color w:val="9CDCFE"/>
                          <w:sz w:val="21"/>
                          <w:szCs w:val="21"/>
                        </w:rPr>
                        <w:t>root</w:t>
                      </w:r>
                      <w:r w:rsidRPr="00826162">
                        <w:rPr>
                          <w:rFonts w:ascii="Consolas" w:eastAsia="Times New Roman" w:hAnsi="Consolas" w:cs="Times New Roman"/>
                          <w:color w:val="CCCCCC"/>
                          <w:sz w:val="21"/>
                          <w:szCs w:val="21"/>
                        </w:rPr>
                        <w:t>)</w:t>
                      </w:r>
                    </w:p>
                    <w:p w14:paraId="092C60A7" w14:textId="77777777" w:rsidR="00826162" w:rsidRPr="00826162" w:rsidRDefault="00826162" w:rsidP="00826162">
                      <w:pPr>
                        <w:shd w:val="clear" w:color="auto" w:fill="1F1F1F"/>
                        <w:spacing w:line="285" w:lineRule="atLeast"/>
                        <w:rPr>
                          <w:rFonts w:ascii="Consolas" w:eastAsia="Times New Roman" w:hAnsi="Consolas" w:cs="Times New Roman"/>
                          <w:color w:val="CCCCCC"/>
                          <w:sz w:val="21"/>
                          <w:szCs w:val="21"/>
                        </w:rPr>
                      </w:pPr>
                      <w:r w:rsidRPr="00826162">
                        <w:rPr>
                          <w:rFonts w:ascii="Consolas" w:eastAsia="Times New Roman" w:hAnsi="Consolas" w:cs="Times New Roman"/>
                          <w:color w:val="CCCCCC"/>
                          <w:sz w:val="21"/>
                          <w:szCs w:val="21"/>
                        </w:rPr>
                        <w:t xml:space="preserve">    </w:t>
                      </w:r>
                      <w:proofErr w:type="spellStart"/>
                      <w:r w:rsidRPr="00826162">
                        <w:rPr>
                          <w:rFonts w:ascii="Consolas" w:eastAsia="Times New Roman" w:hAnsi="Consolas" w:cs="Times New Roman"/>
                          <w:color w:val="9CDCFE"/>
                          <w:sz w:val="21"/>
                          <w:szCs w:val="21"/>
                        </w:rPr>
                        <w:t>image_list</w:t>
                      </w:r>
                      <w:proofErr w:type="spellEnd"/>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D4D4D4"/>
                          <w:sz w:val="21"/>
                          <w:szCs w:val="21"/>
                        </w:rPr>
                        <w:t>=</w:t>
                      </w:r>
                      <w:r w:rsidRPr="00826162">
                        <w:rPr>
                          <w:rFonts w:ascii="Consolas" w:eastAsia="Times New Roman" w:hAnsi="Consolas" w:cs="Times New Roman"/>
                          <w:color w:val="CCCCCC"/>
                          <w:sz w:val="21"/>
                          <w:szCs w:val="21"/>
                        </w:rPr>
                        <w:t xml:space="preserve"> \</w:t>
                      </w:r>
                    </w:p>
                    <w:p w14:paraId="06849760" w14:textId="77777777" w:rsidR="00826162" w:rsidRPr="00826162" w:rsidRDefault="00826162" w:rsidP="00826162">
                      <w:pPr>
                        <w:shd w:val="clear" w:color="auto" w:fill="1F1F1F"/>
                        <w:spacing w:line="285" w:lineRule="atLeast"/>
                        <w:rPr>
                          <w:rFonts w:ascii="Consolas" w:eastAsia="Times New Roman" w:hAnsi="Consolas" w:cs="Times New Roman"/>
                          <w:color w:val="CCCCCC"/>
                          <w:sz w:val="21"/>
                          <w:szCs w:val="21"/>
                        </w:rPr>
                      </w:pPr>
                      <w:r w:rsidRPr="00826162">
                        <w:rPr>
                          <w:rFonts w:ascii="Consolas" w:eastAsia="Times New Roman" w:hAnsi="Consolas" w:cs="Times New Roman"/>
                          <w:color w:val="CCCCCC"/>
                          <w:sz w:val="21"/>
                          <w:szCs w:val="21"/>
                        </w:rPr>
                        <w:t>        [</w:t>
                      </w:r>
                      <w:r w:rsidRPr="00826162">
                        <w:rPr>
                          <w:rFonts w:ascii="Consolas" w:eastAsia="Times New Roman" w:hAnsi="Consolas" w:cs="Times New Roman"/>
                          <w:color w:val="9CDCFE"/>
                          <w:sz w:val="21"/>
                          <w:szCs w:val="21"/>
                        </w:rPr>
                        <w:t>root</w:t>
                      </w: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D4D4D4"/>
                          <w:sz w:val="21"/>
                          <w:szCs w:val="21"/>
                        </w:rPr>
                        <w:t>+</w:t>
                      </w: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CE9178"/>
                          <w:sz w:val="21"/>
                          <w:szCs w:val="21"/>
                        </w:rPr>
                        <w:t>'</w:t>
                      </w:r>
                      <w:r w:rsidRPr="00826162">
                        <w:rPr>
                          <w:rFonts w:ascii="Consolas" w:eastAsia="Times New Roman" w:hAnsi="Consolas" w:cs="Times New Roman"/>
                          <w:color w:val="D7BA7D"/>
                          <w:sz w:val="21"/>
                          <w:szCs w:val="21"/>
                        </w:rPr>
                        <w:t>\\</w:t>
                      </w:r>
                      <w:r w:rsidRPr="00826162">
                        <w:rPr>
                          <w:rFonts w:ascii="Consolas" w:eastAsia="Times New Roman" w:hAnsi="Consolas" w:cs="Times New Roman"/>
                          <w:color w:val="CE9178"/>
                          <w:sz w:val="21"/>
                          <w:szCs w:val="21"/>
                        </w:rPr>
                        <w:t>'</w:t>
                      </w: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D4D4D4"/>
                          <w:sz w:val="21"/>
                          <w:szCs w:val="21"/>
                        </w:rPr>
                        <w:t>+</w:t>
                      </w:r>
                      <w:r w:rsidRPr="00826162">
                        <w:rPr>
                          <w:rFonts w:ascii="Consolas" w:eastAsia="Times New Roman" w:hAnsi="Consolas" w:cs="Times New Roman"/>
                          <w:color w:val="CCCCCC"/>
                          <w:sz w:val="21"/>
                          <w:szCs w:val="21"/>
                        </w:rPr>
                        <w:t xml:space="preserve"> </w:t>
                      </w:r>
                      <w:proofErr w:type="gramStart"/>
                      <w:r w:rsidRPr="00826162">
                        <w:rPr>
                          <w:rFonts w:ascii="Consolas" w:eastAsia="Times New Roman" w:hAnsi="Consolas" w:cs="Times New Roman"/>
                          <w:color w:val="9CDCFE"/>
                          <w:sz w:val="21"/>
                          <w:szCs w:val="21"/>
                        </w:rPr>
                        <w:t>a</w:t>
                      </w: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C586C0"/>
                          <w:sz w:val="21"/>
                          <w:szCs w:val="21"/>
                        </w:rPr>
                        <w:t>for</w:t>
                      </w:r>
                      <w:proofErr w:type="gramEnd"/>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9CDCFE"/>
                          <w:sz w:val="21"/>
                          <w:szCs w:val="21"/>
                        </w:rPr>
                        <w:t>a</w:t>
                      </w: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C586C0"/>
                          <w:sz w:val="21"/>
                          <w:szCs w:val="21"/>
                        </w:rPr>
                        <w:t>in</w:t>
                      </w:r>
                      <w:r w:rsidRPr="00826162">
                        <w:rPr>
                          <w:rFonts w:ascii="Consolas" w:eastAsia="Times New Roman" w:hAnsi="Consolas" w:cs="Times New Roman"/>
                          <w:color w:val="CCCCCC"/>
                          <w:sz w:val="21"/>
                          <w:szCs w:val="21"/>
                        </w:rPr>
                        <w:t xml:space="preserve"> </w:t>
                      </w:r>
                      <w:proofErr w:type="spellStart"/>
                      <w:r w:rsidRPr="00826162">
                        <w:rPr>
                          <w:rFonts w:ascii="Consolas" w:eastAsia="Times New Roman" w:hAnsi="Consolas" w:cs="Times New Roman"/>
                          <w:color w:val="9CDCFE"/>
                          <w:sz w:val="21"/>
                          <w:szCs w:val="21"/>
                        </w:rPr>
                        <w:t>image_list</w:t>
                      </w:r>
                      <w:proofErr w:type="spellEnd"/>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C586C0"/>
                          <w:sz w:val="21"/>
                          <w:szCs w:val="21"/>
                        </w:rPr>
                        <w:t>if</w:t>
                      </w:r>
                      <w:r w:rsidRPr="00826162">
                        <w:rPr>
                          <w:rFonts w:ascii="Consolas" w:eastAsia="Times New Roman" w:hAnsi="Consolas" w:cs="Times New Roman"/>
                          <w:color w:val="CCCCCC"/>
                          <w:sz w:val="21"/>
                          <w:szCs w:val="21"/>
                        </w:rPr>
                        <w:t xml:space="preserve"> </w:t>
                      </w:r>
                      <w:proofErr w:type="spellStart"/>
                      <w:r w:rsidRPr="00826162">
                        <w:rPr>
                          <w:rFonts w:ascii="Consolas" w:eastAsia="Times New Roman" w:hAnsi="Consolas" w:cs="Times New Roman"/>
                          <w:color w:val="9CDCFE"/>
                          <w:sz w:val="21"/>
                          <w:szCs w:val="21"/>
                        </w:rPr>
                        <w:t>a</w:t>
                      </w:r>
                      <w:r w:rsidRPr="00826162">
                        <w:rPr>
                          <w:rFonts w:ascii="Consolas" w:eastAsia="Times New Roman" w:hAnsi="Consolas" w:cs="Times New Roman"/>
                          <w:color w:val="CCCCCC"/>
                          <w:sz w:val="21"/>
                          <w:szCs w:val="21"/>
                        </w:rPr>
                        <w:t>.</w:t>
                      </w:r>
                      <w:r w:rsidRPr="00826162">
                        <w:rPr>
                          <w:rFonts w:ascii="Consolas" w:eastAsia="Times New Roman" w:hAnsi="Consolas" w:cs="Times New Roman"/>
                          <w:color w:val="DCDCAA"/>
                          <w:sz w:val="21"/>
                          <w:szCs w:val="21"/>
                        </w:rPr>
                        <w:t>upper</w:t>
                      </w:r>
                      <w:proofErr w:type="spellEnd"/>
                      <w:r w:rsidRPr="00826162">
                        <w:rPr>
                          <w:rFonts w:ascii="Consolas" w:eastAsia="Times New Roman" w:hAnsi="Consolas" w:cs="Times New Roman"/>
                          <w:color w:val="CCCCCC"/>
                          <w:sz w:val="21"/>
                          <w:szCs w:val="21"/>
                        </w:rPr>
                        <w:t>().</w:t>
                      </w:r>
                      <w:proofErr w:type="spellStart"/>
                      <w:r w:rsidRPr="00826162">
                        <w:rPr>
                          <w:rFonts w:ascii="Consolas" w:eastAsia="Times New Roman" w:hAnsi="Consolas" w:cs="Times New Roman"/>
                          <w:color w:val="DCDCAA"/>
                          <w:sz w:val="21"/>
                          <w:szCs w:val="21"/>
                        </w:rPr>
                        <w:t>endswith</w:t>
                      </w:r>
                      <w:proofErr w:type="spellEnd"/>
                      <w:r w:rsidRPr="00826162">
                        <w:rPr>
                          <w:rFonts w:ascii="Consolas" w:eastAsia="Times New Roman" w:hAnsi="Consolas" w:cs="Times New Roman"/>
                          <w:color w:val="CCCCCC"/>
                          <w:sz w:val="21"/>
                          <w:szCs w:val="21"/>
                        </w:rPr>
                        <w:t>(</w:t>
                      </w:r>
                      <w:r w:rsidRPr="00826162">
                        <w:rPr>
                          <w:rFonts w:ascii="Consolas" w:eastAsia="Times New Roman" w:hAnsi="Consolas" w:cs="Times New Roman"/>
                          <w:color w:val="CE9178"/>
                          <w:sz w:val="21"/>
                          <w:szCs w:val="21"/>
                        </w:rPr>
                        <w:t>'JPG'</w:t>
                      </w:r>
                      <w:r w:rsidRPr="00826162">
                        <w:rPr>
                          <w:rFonts w:ascii="Consolas" w:eastAsia="Times New Roman" w:hAnsi="Consolas" w:cs="Times New Roman"/>
                          <w:color w:val="CCCCCC"/>
                          <w:sz w:val="21"/>
                          <w:szCs w:val="21"/>
                        </w:rPr>
                        <w:t>)]</w:t>
                      </w:r>
                    </w:p>
                    <w:p w14:paraId="27AFF3E6" w14:textId="77777777" w:rsidR="00826162" w:rsidRPr="00826162" w:rsidRDefault="00826162" w:rsidP="00826162">
                      <w:pPr>
                        <w:shd w:val="clear" w:color="auto" w:fill="1F1F1F"/>
                        <w:spacing w:line="285" w:lineRule="atLeast"/>
                        <w:rPr>
                          <w:rFonts w:ascii="Consolas" w:eastAsia="Times New Roman" w:hAnsi="Consolas" w:cs="Times New Roman"/>
                          <w:color w:val="CCCCCC"/>
                          <w:sz w:val="21"/>
                          <w:szCs w:val="21"/>
                        </w:rPr>
                      </w:pP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6A9955"/>
                          <w:sz w:val="21"/>
                          <w:szCs w:val="21"/>
                        </w:rPr>
                        <w:t>#print(image_list)</w:t>
                      </w:r>
                    </w:p>
                    <w:p w14:paraId="242C96F9" w14:textId="77777777" w:rsidR="00826162" w:rsidRPr="00826162" w:rsidRDefault="00826162" w:rsidP="00826162">
                      <w:pPr>
                        <w:shd w:val="clear" w:color="auto" w:fill="1F1F1F"/>
                        <w:spacing w:line="285" w:lineRule="atLeast"/>
                        <w:rPr>
                          <w:rFonts w:ascii="Consolas" w:eastAsia="Times New Roman" w:hAnsi="Consolas" w:cs="Times New Roman"/>
                          <w:color w:val="CCCCCC"/>
                          <w:sz w:val="21"/>
                          <w:szCs w:val="21"/>
                        </w:rPr>
                      </w:pP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9CDCFE"/>
                          <w:sz w:val="21"/>
                          <w:szCs w:val="21"/>
                        </w:rPr>
                        <w:t>now</w:t>
                      </w: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D4D4D4"/>
                          <w:sz w:val="21"/>
                          <w:szCs w:val="21"/>
                        </w:rPr>
                        <w:t>=</w:t>
                      </w:r>
                      <w:r w:rsidRPr="00826162">
                        <w:rPr>
                          <w:rFonts w:ascii="Consolas" w:eastAsia="Times New Roman" w:hAnsi="Consolas" w:cs="Times New Roman"/>
                          <w:color w:val="CCCCCC"/>
                          <w:sz w:val="21"/>
                          <w:szCs w:val="21"/>
                        </w:rPr>
                        <w:t xml:space="preserve"> </w:t>
                      </w:r>
                      <w:proofErr w:type="spellStart"/>
                      <w:r w:rsidRPr="00826162">
                        <w:rPr>
                          <w:rFonts w:ascii="Consolas" w:eastAsia="Times New Roman" w:hAnsi="Consolas" w:cs="Times New Roman"/>
                          <w:color w:val="4EC9B0"/>
                          <w:sz w:val="21"/>
                          <w:szCs w:val="21"/>
                        </w:rPr>
                        <w:t>datetime</w:t>
                      </w:r>
                      <w:r w:rsidRPr="00826162">
                        <w:rPr>
                          <w:rFonts w:ascii="Consolas" w:eastAsia="Times New Roman" w:hAnsi="Consolas" w:cs="Times New Roman"/>
                          <w:color w:val="CCCCCC"/>
                          <w:sz w:val="21"/>
                          <w:szCs w:val="21"/>
                        </w:rPr>
                        <w:t>.</w:t>
                      </w:r>
                      <w:r w:rsidRPr="00826162">
                        <w:rPr>
                          <w:rFonts w:ascii="Consolas" w:eastAsia="Times New Roman" w:hAnsi="Consolas" w:cs="Times New Roman"/>
                          <w:color w:val="DCDCAA"/>
                          <w:sz w:val="21"/>
                          <w:szCs w:val="21"/>
                        </w:rPr>
                        <w:t>now</w:t>
                      </w:r>
                      <w:proofErr w:type="spellEnd"/>
                      <w:r w:rsidRPr="00826162">
                        <w:rPr>
                          <w:rFonts w:ascii="Consolas" w:eastAsia="Times New Roman" w:hAnsi="Consolas" w:cs="Times New Roman"/>
                          <w:color w:val="CCCCCC"/>
                          <w:sz w:val="21"/>
                          <w:szCs w:val="21"/>
                        </w:rPr>
                        <w:t>(</w:t>
                      </w:r>
                      <w:proofErr w:type="gramStart"/>
                      <w:r w:rsidRPr="00826162">
                        <w:rPr>
                          <w:rFonts w:ascii="Consolas" w:eastAsia="Times New Roman" w:hAnsi="Consolas" w:cs="Times New Roman"/>
                          <w:color w:val="CCCCCC"/>
                          <w:sz w:val="21"/>
                          <w:szCs w:val="21"/>
                        </w:rPr>
                        <w:t>).</w:t>
                      </w:r>
                      <w:r w:rsidRPr="00826162">
                        <w:rPr>
                          <w:rFonts w:ascii="Consolas" w:eastAsia="Times New Roman" w:hAnsi="Consolas" w:cs="Times New Roman"/>
                          <w:color w:val="DCDCAA"/>
                          <w:sz w:val="21"/>
                          <w:szCs w:val="21"/>
                        </w:rPr>
                        <w:t>timestamp</w:t>
                      </w:r>
                      <w:proofErr w:type="gramEnd"/>
                      <w:r w:rsidRPr="00826162">
                        <w:rPr>
                          <w:rFonts w:ascii="Consolas" w:eastAsia="Times New Roman" w:hAnsi="Consolas" w:cs="Times New Roman"/>
                          <w:color w:val="CCCCCC"/>
                          <w:sz w:val="21"/>
                          <w:szCs w:val="21"/>
                        </w:rPr>
                        <w:t>()</w:t>
                      </w:r>
                    </w:p>
                    <w:p w14:paraId="5DA88ED2" w14:textId="77777777" w:rsidR="00826162" w:rsidRPr="00826162" w:rsidRDefault="00826162" w:rsidP="00826162">
                      <w:pPr>
                        <w:shd w:val="clear" w:color="auto" w:fill="1F1F1F"/>
                        <w:spacing w:line="285" w:lineRule="atLeast"/>
                        <w:rPr>
                          <w:rFonts w:ascii="Consolas" w:eastAsia="Times New Roman" w:hAnsi="Consolas" w:cs="Times New Roman"/>
                          <w:color w:val="CCCCCC"/>
                          <w:sz w:val="21"/>
                          <w:szCs w:val="21"/>
                        </w:rPr>
                      </w:pP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C586C0"/>
                          <w:sz w:val="21"/>
                          <w:szCs w:val="21"/>
                        </w:rPr>
                        <w:t>for</w:t>
                      </w: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9CDCFE"/>
                          <w:sz w:val="21"/>
                          <w:szCs w:val="21"/>
                        </w:rPr>
                        <w:t>a</w:t>
                      </w: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C586C0"/>
                          <w:sz w:val="21"/>
                          <w:szCs w:val="21"/>
                        </w:rPr>
                        <w:t>in</w:t>
                      </w:r>
                      <w:r w:rsidRPr="00826162">
                        <w:rPr>
                          <w:rFonts w:ascii="Consolas" w:eastAsia="Times New Roman" w:hAnsi="Consolas" w:cs="Times New Roman"/>
                          <w:color w:val="CCCCCC"/>
                          <w:sz w:val="21"/>
                          <w:szCs w:val="21"/>
                        </w:rPr>
                        <w:t xml:space="preserve"> </w:t>
                      </w:r>
                      <w:proofErr w:type="spellStart"/>
                      <w:r w:rsidRPr="00826162">
                        <w:rPr>
                          <w:rFonts w:ascii="Consolas" w:eastAsia="Times New Roman" w:hAnsi="Consolas" w:cs="Times New Roman"/>
                          <w:color w:val="9CDCFE"/>
                          <w:sz w:val="21"/>
                          <w:szCs w:val="21"/>
                        </w:rPr>
                        <w:t>image_list</w:t>
                      </w:r>
                      <w:proofErr w:type="spellEnd"/>
                      <w:r w:rsidRPr="00826162">
                        <w:rPr>
                          <w:rFonts w:ascii="Consolas" w:eastAsia="Times New Roman" w:hAnsi="Consolas" w:cs="Times New Roman"/>
                          <w:color w:val="CCCCCC"/>
                          <w:sz w:val="21"/>
                          <w:szCs w:val="21"/>
                        </w:rPr>
                        <w:t>:</w:t>
                      </w:r>
                    </w:p>
                    <w:p w14:paraId="267BE941" w14:textId="77777777" w:rsidR="00826162" w:rsidRPr="00826162" w:rsidRDefault="00826162" w:rsidP="00826162">
                      <w:pPr>
                        <w:shd w:val="clear" w:color="auto" w:fill="1F1F1F"/>
                        <w:spacing w:line="285" w:lineRule="atLeast"/>
                        <w:rPr>
                          <w:rFonts w:ascii="Consolas" w:eastAsia="Times New Roman" w:hAnsi="Consolas" w:cs="Times New Roman"/>
                          <w:color w:val="CCCCCC"/>
                          <w:sz w:val="21"/>
                          <w:szCs w:val="21"/>
                        </w:rPr>
                      </w:pPr>
                      <w:r w:rsidRPr="00826162">
                        <w:rPr>
                          <w:rFonts w:ascii="Consolas" w:eastAsia="Times New Roman" w:hAnsi="Consolas" w:cs="Times New Roman"/>
                          <w:color w:val="CCCCCC"/>
                          <w:sz w:val="21"/>
                          <w:szCs w:val="21"/>
                        </w:rPr>
                        <w:t xml:space="preserve">        </w:t>
                      </w:r>
                      <w:proofErr w:type="spellStart"/>
                      <w:r w:rsidRPr="00826162">
                        <w:rPr>
                          <w:rFonts w:ascii="Consolas" w:eastAsia="Times New Roman" w:hAnsi="Consolas" w:cs="Times New Roman"/>
                          <w:color w:val="9CDCFE"/>
                          <w:sz w:val="21"/>
                          <w:szCs w:val="21"/>
                        </w:rPr>
                        <w:t>barcode_string</w:t>
                      </w:r>
                      <w:proofErr w:type="spellEnd"/>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D4D4D4"/>
                          <w:sz w:val="21"/>
                          <w:szCs w:val="21"/>
                        </w:rPr>
                        <w:t>=</w:t>
                      </w:r>
                      <w:r w:rsidRPr="00826162">
                        <w:rPr>
                          <w:rFonts w:ascii="Consolas" w:eastAsia="Times New Roman" w:hAnsi="Consolas" w:cs="Times New Roman"/>
                          <w:color w:val="CCCCCC"/>
                          <w:sz w:val="21"/>
                          <w:szCs w:val="21"/>
                        </w:rPr>
                        <w:t xml:space="preserve"> </w:t>
                      </w:r>
                      <w:proofErr w:type="spellStart"/>
                      <w:r w:rsidRPr="00826162">
                        <w:rPr>
                          <w:rFonts w:ascii="Consolas" w:eastAsia="Times New Roman" w:hAnsi="Consolas" w:cs="Times New Roman"/>
                          <w:color w:val="DCDCAA"/>
                          <w:sz w:val="21"/>
                          <w:szCs w:val="21"/>
                        </w:rPr>
                        <w:t>read_barcode</w:t>
                      </w:r>
                      <w:proofErr w:type="spellEnd"/>
                      <w:r w:rsidRPr="00826162">
                        <w:rPr>
                          <w:rFonts w:ascii="Consolas" w:eastAsia="Times New Roman" w:hAnsi="Consolas" w:cs="Times New Roman"/>
                          <w:color w:val="CCCCCC"/>
                          <w:sz w:val="21"/>
                          <w:szCs w:val="21"/>
                        </w:rPr>
                        <w:t>(</w:t>
                      </w:r>
                      <w:r w:rsidRPr="00826162">
                        <w:rPr>
                          <w:rFonts w:ascii="Consolas" w:eastAsia="Times New Roman" w:hAnsi="Consolas" w:cs="Times New Roman"/>
                          <w:color w:val="9CDCFE"/>
                          <w:sz w:val="21"/>
                          <w:szCs w:val="21"/>
                        </w:rPr>
                        <w:t>a</w:t>
                      </w:r>
                      <w:r w:rsidRPr="00826162">
                        <w:rPr>
                          <w:rFonts w:ascii="Consolas" w:eastAsia="Times New Roman" w:hAnsi="Consolas" w:cs="Times New Roman"/>
                          <w:color w:val="CCCCCC"/>
                          <w:sz w:val="21"/>
                          <w:szCs w:val="21"/>
                        </w:rPr>
                        <w:t>)</w:t>
                      </w:r>
                    </w:p>
                    <w:p w14:paraId="7AB029B8" w14:textId="77777777" w:rsidR="00826162" w:rsidRPr="00826162" w:rsidRDefault="00826162" w:rsidP="00826162">
                      <w:pPr>
                        <w:shd w:val="clear" w:color="auto" w:fill="1F1F1F"/>
                        <w:spacing w:line="285" w:lineRule="atLeast"/>
                        <w:rPr>
                          <w:rFonts w:ascii="Consolas" w:eastAsia="Times New Roman" w:hAnsi="Consolas" w:cs="Times New Roman"/>
                          <w:color w:val="CCCCCC"/>
                          <w:sz w:val="21"/>
                          <w:szCs w:val="21"/>
                        </w:rPr>
                      </w:pPr>
                      <w:r w:rsidRPr="00826162">
                        <w:rPr>
                          <w:rFonts w:ascii="Consolas" w:eastAsia="Times New Roman" w:hAnsi="Consolas" w:cs="Times New Roman"/>
                          <w:color w:val="CCCCCC"/>
                          <w:sz w:val="21"/>
                          <w:szCs w:val="21"/>
                        </w:rPr>
                        <w:t xml:space="preserve">        </w:t>
                      </w:r>
                      <w:proofErr w:type="spellStart"/>
                      <w:r w:rsidRPr="00826162">
                        <w:rPr>
                          <w:rFonts w:ascii="Consolas" w:eastAsia="Times New Roman" w:hAnsi="Consolas" w:cs="Times New Roman"/>
                          <w:color w:val="9CDCFE"/>
                          <w:sz w:val="21"/>
                          <w:szCs w:val="21"/>
                        </w:rPr>
                        <w:t>exif_list</w:t>
                      </w:r>
                      <w:proofErr w:type="spellEnd"/>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D4D4D4"/>
                          <w:sz w:val="21"/>
                          <w:szCs w:val="21"/>
                        </w:rPr>
                        <w:t>=</w:t>
                      </w:r>
                      <w:r w:rsidRPr="00826162">
                        <w:rPr>
                          <w:rFonts w:ascii="Consolas" w:eastAsia="Times New Roman" w:hAnsi="Consolas" w:cs="Times New Roman"/>
                          <w:color w:val="CCCCCC"/>
                          <w:sz w:val="21"/>
                          <w:szCs w:val="21"/>
                        </w:rPr>
                        <w:t xml:space="preserve"> </w:t>
                      </w:r>
                      <w:proofErr w:type="spellStart"/>
                      <w:r w:rsidRPr="00826162">
                        <w:rPr>
                          <w:rFonts w:ascii="Consolas" w:eastAsia="Times New Roman" w:hAnsi="Consolas" w:cs="Times New Roman"/>
                          <w:color w:val="DCDCAA"/>
                          <w:sz w:val="21"/>
                          <w:szCs w:val="21"/>
                        </w:rPr>
                        <w:t>img_coords</w:t>
                      </w:r>
                      <w:proofErr w:type="spellEnd"/>
                      <w:r w:rsidRPr="00826162">
                        <w:rPr>
                          <w:rFonts w:ascii="Consolas" w:eastAsia="Times New Roman" w:hAnsi="Consolas" w:cs="Times New Roman"/>
                          <w:color w:val="CCCCCC"/>
                          <w:sz w:val="21"/>
                          <w:szCs w:val="21"/>
                        </w:rPr>
                        <w:t>(</w:t>
                      </w:r>
                      <w:r w:rsidRPr="00826162">
                        <w:rPr>
                          <w:rFonts w:ascii="Consolas" w:eastAsia="Times New Roman" w:hAnsi="Consolas" w:cs="Times New Roman"/>
                          <w:color w:val="9CDCFE"/>
                          <w:sz w:val="21"/>
                          <w:szCs w:val="21"/>
                        </w:rPr>
                        <w:t>a</w:t>
                      </w:r>
                      <w:r w:rsidRPr="00826162">
                        <w:rPr>
                          <w:rFonts w:ascii="Consolas" w:eastAsia="Times New Roman" w:hAnsi="Consolas" w:cs="Times New Roman"/>
                          <w:color w:val="CCCCCC"/>
                          <w:sz w:val="21"/>
                          <w:szCs w:val="21"/>
                        </w:rPr>
                        <w:t>)</w:t>
                      </w:r>
                    </w:p>
                    <w:p w14:paraId="533D6025" w14:textId="77777777" w:rsidR="00826162" w:rsidRPr="00826162" w:rsidRDefault="00826162" w:rsidP="00826162">
                      <w:pPr>
                        <w:shd w:val="clear" w:color="auto" w:fill="1F1F1F"/>
                        <w:spacing w:line="285" w:lineRule="atLeast"/>
                        <w:rPr>
                          <w:rFonts w:ascii="Consolas" w:eastAsia="Times New Roman" w:hAnsi="Consolas" w:cs="Times New Roman"/>
                          <w:color w:val="CCCCCC"/>
                          <w:sz w:val="21"/>
                          <w:szCs w:val="21"/>
                        </w:rPr>
                      </w:pPr>
                      <w:r w:rsidRPr="00826162">
                        <w:rPr>
                          <w:rFonts w:ascii="Consolas" w:eastAsia="Times New Roman" w:hAnsi="Consolas" w:cs="Times New Roman"/>
                          <w:color w:val="CCCCCC"/>
                          <w:sz w:val="21"/>
                          <w:szCs w:val="21"/>
                        </w:rPr>
                        <w:t xml:space="preserve">        </w:t>
                      </w:r>
                      <w:proofErr w:type="spellStart"/>
                      <w:r w:rsidRPr="00826162">
                        <w:rPr>
                          <w:rFonts w:ascii="Consolas" w:eastAsia="Times New Roman" w:hAnsi="Consolas" w:cs="Times New Roman"/>
                          <w:color w:val="9CDCFE"/>
                          <w:sz w:val="21"/>
                          <w:szCs w:val="21"/>
                        </w:rPr>
                        <w:t>current_pic</w:t>
                      </w:r>
                      <w:proofErr w:type="spellEnd"/>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D4D4D4"/>
                          <w:sz w:val="21"/>
                          <w:szCs w:val="21"/>
                        </w:rPr>
                        <w:t>=</w:t>
                      </w:r>
                      <w:r w:rsidRPr="00826162">
                        <w:rPr>
                          <w:rFonts w:ascii="Consolas" w:eastAsia="Times New Roman" w:hAnsi="Consolas" w:cs="Times New Roman"/>
                          <w:color w:val="CCCCCC"/>
                          <w:sz w:val="21"/>
                          <w:szCs w:val="21"/>
                        </w:rPr>
                        <w:t xml:space="preserve"> </w:t>
                      </w:r>
                      <w:proofErr w:type="gramStart"/>
                      <w:r w:rsidRPr="00826162">
                        <w:rPr>
                          <w:rFonts w:ascii="Consolas" w:eastAsia="Times New Roman" w:hAnsi="Consolas" w:cs="Times New Roman"/>
                          <w:color w:val="4EC9B0"/>
                          <w:sz w:val="21"/>
                          <w:szCs w:val="21"/>
                        </w:rPr>
                        <w:t>task</w:t>
                      </w:r>
                      <w:r w:rsidRPr="00826162">
                        <w:rPr>
                          <w:rFonts w:ascii="Consolas" w:eastAsia="Times New Roman" w:hAnsi="Consolas" w:cs="Times New Roman"/>
                          <w:color w:val="CCCCCC"/>
                          <w:sz w:val="21"/>
                          <w:szCs w:val="21"/>
                        </w:rPr>
                        <w:t>(</w:t>
                      </w:r>
                      <w:proofErr w:type="spellStart"/>
                      <w:proofErr w:type="gramEnd"/>
                      <w:r w:rsidRPr="00826162">
                        <w:rPr>
                          <w:rFonts w:ascii="Consolas" w:eastAsia="Times New Roman" w:hAnsi="Consolas" w:cs="Times New Roman"/>
                          <w:color w:val="9CDCFE"/>
                          <w:sz w:val="21"/>
                          <w:szCs w:val="21"/>
                        </w:rPr>
                        <w:t>a</w:t>
                      </w:r>
                      <w:r w:rsidRPr="00826162">
                        <w:rPr>
                          <w:rFonts w:ascii="Consolas" w:eastAsia="Times New Roman" w:hAnsi="Consolas" w:cs="Times New Roman"/>
                          <w:color w:val="CCCCCC"/>
                          <w:sz w:val="21"/>
                          <w:szCs w:val="21"/>
                        </w:rPr>
                        <w:t>,</w:t>
                      </w:r>
                      <w:r w:rsidRPr="00826162">
                        <w:rPr>
                          <w:rFonts w:ascii="Consolas" w:eastAsia="Times New Roman" w:hAnsi="Consolas" w:cs="Times New Roman"/>
                          <w:color w:val="9CDCFE"/>
                          <w:sz w:val="21"/>
                          <w:szCs w:val="21"/>
                        </w:rPr>
                        <w:t>barcode_string</w:t>
                      </w:r>
                      <w:proofErr w:type="spellEnd"/>
                      <w:r w:rsidRPr="00826162">
                        <w:rPr>
                          <w:rFonts w:ascii="Consolas" w:eastAsia="Times New Roman" w:hAnsi="Consolas" w:cs="Times New Roman"/>
                          <w:color w:val="CCCCCC"/>
                          <w:sz w:val="21"/>
                          <w:szCs w:val="21"/>
                        </w:rPr>
                        <w:t xml:space="preserve">, </w:t>
                      </w:r>
                      <w:proofErr w:type="spellStart"/>
                      <w:r w:rsidRPr="00826162">
                        <w:rPr>
                          <w:rFonts w:ascii="Consolas" w:eastAsia="Times New Roman" w:hAnsi="Consolas" w:cs="Times New Roman"/>
                          <w:color w:val="9CDCFE"/>
                          <w:sz w:val="21"/>
                          <w:szCs w:val="21"/>
                        </w:rPr>
                        <w:t>exif_list</w:t>
                      </w:r>
                      <w:proofErr w:type="spellEnd"/>
                      <w:r w:rsidRPr="00826162">
                        <w:rPr>
                          <w:rFonts w:ascii="Consolas" w:eastAsia="Times New Roman" w:hAnsi="Consolas" w:cs="Times New Roman"/>
                          <w:color w:val="CCCCCC"/>
                          <w:sz w:val="21"/>
                          <w:szCs w:val="21"/>
                        </w:rPr>
                        <w:t>[</w:t>
                      </w:r>
                      <w:r w:rsidRPr="00826162">
                        <w:rPr>
                          <w:rFonts w:ascii="Consolas" w:eastAsia="Times New Roman" w:hAnsi="Consolas" w:cs="Times New Roman"/>
                          <w:color w:val="B5CEA8"/>
                          <w:sz w:val="21"/>
                          <w:szCs w:val="21"/>
                        </w:rPr>
                        <w:t>0</w:t>
                      </w:r>
                      <w:r w:rsidRPr="00826162">
                        <w:rPr>
                          <w:rFonts w:ascii="Consolas" w:eastAsia="Times New Roman" w:hAnsi="Consolas" w:cs="Times New Roman"/>
                          <w:color w:val="CCCCCC"/>
                          <w:sz w:val="21"/>
                          <w:szCs w:val="21"/>
                        </w:rPr>
                        <w:t>],\</w:t>
                      </w:r>
                    </w:p>
                    <w:p w14:paraId="749E3F49" w14:textId="77777777" w:rsidR="00826162" w:rsidRPr="00826162" w:rsidRDefault="00826162" w:rsidP="00826162">
                      <w:pPr>
                        <w:shd w:val="clear" w:color="auto" w:fill="1F1F1F"/>
                        <w:spacing w:line="285" w:lineRule="atLeast"/>
                        <w:rPr>
                          <w:rFonts w:ascii="Consolas" w:eastAsia="Times New Roman" w:hAnsi="Consolas" w:cs="Times New Roman"/>
                          <w:color w:val="CCCCCC"/>
                          <w:sz w:val="21"/>
                          <w:szCs w:val="21"/>
                        </w:rPr>
                      </w:pPr>
                      <w:r w:rsidRPr="00826162">
                        <w:rPr>
                          <w:rFonts w:ascii="Consolas" w:eastAsia="Times New Roman" w:hAnsi="Consolas" w:cs="Times New Roman"/>
                          <w:color w:val="CCCCCC"/>
                          <w:sz w:val="21"/>
                          <w:szCs w:val="21"/>
                        </w:rPr>
                        <w:t xml:space="preserve">                            </w:t>
                      </w:r>
                      <w:proofErr w:type="spellStart"/>
                      <w:r w:rsidRPr="00826162">
                        <w:rPr>
                          <w:rFonts w:ascii="Consolas" w:eastAsia="Times New Roman" w:hAnsi="Consolas" w:cs="Times New Roman"/>
                          <w:color w:val="9CDCFE"/>
                          <w:sz w:val="21"/>
                          <w:szCs w:val="21"/>
                        </w:rPr>
                        <w:t>exif_</w:t>
                      </w:r>
                      <w:proofErr w:type="gramStart"/>
                      <w:r w:rsidRPr="00826162">
                        <w:rPr>
                          <w:rFonts w:ascii="Consolas" w:eastAsia="Times New Roman" w:hAnsi="Consolas" w:cs="Times New Roman"/>
                          <w:color w:val="9CDCFE"/>
                          <w:sz w:val="21"/>
                          <w:szCs w:val="21"/>
                        </w:rPr>
                        <w:t>list</w:t>
                      </w:r>
                      <w:proofErr w:type="spellEnd"/>
                      <w:r w:rsidRPr="00826162">
                        <w:rPr>
                          <w:rFonts w:ascii="Consolas" w:eastAsia="Times New Roman" w:hAnsi="Consolas" w:cs="Times New Roman"/>
                          <w:color w:val="CCCCCC"/>
                          <w:sz w:val="21"/>
                          <w:szCs w:val="21"/>
                        </w:rPr>
                        <w:t>[</w:t>
                      </w:r>
                      <w:proofErr w:type="gramEnd"/>
                      <w:r w:rsidRPr="00826162">
                        <w:rPr>
                          <w:rFonts w:ascii="Consolas" w:eastAsia="Times New Roman" w:hAnsi="Consolas" w:cs="Times New Roman"/>
                          <w:color w:val="B5CEA8"/>
                          <w:sz w:val="21"/>
                          <w:szCs w:val="21"/>
                        </w:rPr>
                        <w:t>1</w:t>
                      </w:r>
                      <w:r w:rsidRPr="00826162">
                        <w:rPr>
                          <w:rFonts w:ascii="Consolas" w:eastAsia="Times New Roman" w:hAnsi="Consolas" w:cs="Times New Roman"/>
                          <w:color w:val="CCCCCC"/>
                          <w:sz w:val="21"/>
                          <w:szCs w:val="21"/>
                        </w:rPr>
                        <w:t xml:space="preserve">], </w:t>
                      </w:r>
                      <w:proofErr w:type="spellStart"/>
                      <w:r w:rsidRPr="00826162">
                        <w:rPr>
                          <w:rFonts w:ascii="Consolas" w:eastAsia="Times New Roman" w:hAnsi="Consolas" w:cs="Times New Roman"/>
                          <w:color w:val="9CDCFE"/>
                          <w:sz w:val="21"/>
                          <w:szCs w:val="21"/>
                        </w:rPr>
                        <w:t>exif_list</w:t>
                      </w:r>
                      <w:proofErr w:type="spellEnd"/>
                      <w:r w:rsidRPr="00826162">
                        <w:rPr>
                          <w:rFonts w:ascii="Consolas" w:eastAsia="Times New Roman" w:hAnsi="Consolas" w:cs="Times New Roman"/>
                          <w:color w:val="CCCCCC"/>
                          <w:sz w:val="21"/>
                          <w:szCs w:val="21"/>
                        </w:rPr>
                        <w:t>[</w:t>
                      </w:r>
                      <w:r w:rsidRPr="00826162">
                        <w:rPr>
                          <w:rFonts w:ascii="Consolas" w:eastAsia="Times New Roman" w:hAnsi="Consolas" w:cs="Times New Roman"/>
                          <w:color w:val="B5CEA8"/>
                          <w:sz w:val="21"/>
                          <w:szCs w:val="21"/>
                        </w:rPr>
                        <w:t>2</w:t>
                      </w: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9CDCFE"/>
                          <w:sz w:val="21"/>
                          <w:szCs w:val="21"/>
                        </w:rPr>
                        <w:t>now</w:t>
                      </w:r>
                      <w:r w:rsidRPr="00826162">
                        <w:rPr>
                          <w:rFonts w:ascii="Consolas" w:eastAsia="Times New Roman" w:hAnsi="Consolas" w:cs="Times New Roman"/>
                          <w:color w:val="CCCCCC"/>
                          <w:sz w:val="21"/>
                          <w:szCs w:val="21"/>
                        </w:rPr>
                        <w:t>)</w:t>
                      </w:r>
                    </w:p>
                    <w:p w14:paraId="75EEB72C" w14:textId="77777777" w:rsidR="00826162" w:rsidRPr="00826162" w:rsidRDefault="00826162" w:rsidP="00826162">
                      <w:pPr>
                        <w:shd w:val="clear" w:color="auto" w:fill="1F1F1F"/>
                        <w:spacing w:line="285" w:lineRule="atLeast"/>
                        <w:rPr>
                          <w:rFonts w:ascii="Consolas" w:eastAsia="Times New Roman" w:hAnsi="Consolas" w:cs="Times New Roman"/>
                          <w:color w:val="CCCCCC"/>
                          <w:sz w:val="21"/>
                          <w:szCs w:val="21"/>
                        </w:rPr>
                      </w:pP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C586C0"/>
                          <w:sz w:val="21"/>
                          <w:szCs w:val="21"/>
                        </w:rPr>
                        <w:t>if</w:t>
                      </w:r>
                      <w:r w:rsidRPr="00826162">
                        <w:rPr>
                          <w:rFonts w:ascii="Consolas" w:eastAsia="Times New Roman" w:hAnsi="Consolas" w:cs="Times New Roman"/>
                          <w:color w:val="CCCCCC"/>
                          <w:sz w:val="21"/>
                          <w:szCs w:val="21"/>
                        </w:rPr>
                        <w:t xml:space="preserve"> </w:t>
                      </w:r>
                      <w:proofErr w:type="spellStart"/>
                      <w:r w:rsidRPr="00826162">
                        <w:rPr>
                          <w:rFonts w:ascii="Consolas" w:eastAsia="Times New Roman" w:hAnsi="Consolas" w:cs="Times New Roman"/>
                          <w:color w:val="9CDCFE"/>
                          <w:sz w:val="21"/>
                          <w:szCs w:val="21"/>
                        </w:rPr>
                        <w:t>current_</w:t>
                      </w:r>
                      <w:proofErr w:type="gramStart"/>
                      <w:r w:rsidRPr="00826162">
                        <w:rPr>
                          <w:rFonts w:ascii="Consolas" w:eastAsia="Times New Roman" w:hAnsi="Consolas" w:cs="Times New Roman"/>
                          <w:color w:val="9CDCFE"/>
                          <w:sz w:val="21"/>
                          <w:szCs w:val="21"/>
                        </w:rPr>
                        <w:t>pic</w:t>
                      </w:r>
                      <w:r w:rsidRPr="00826162">
                        <w:rPr>
                          <w:rFonts w:ascii="Consolas" w:eastAsia="Times New Roman" w:hAnsi="Consolas" w:cs="Times New Roman"/>
                          <w:color w:val="CCCCCC"/>
                          <w:sz w:val="21"/>
                          <w:szCs w:val="21"/>
                        </w:rPr>
                        <w:t>.</w:t>
                      </w:r>
                      <w:r w:rsidRPr="00826162">
                        <w:rPr>
                          <w:rFonts w:ascii="Consolas" w:eastAsia="Times New Roman" w:hAnsi="Consolas" w:cs="Times New Roman"/>
                          <w:color w:val="DCDCAA"/>
                          <w:sz w:val="21"/>
                          <w:szCs w:val="21"/>
                        </w:rPr>
                        <w:t>valid</w:t>
                      </w:r>
                      <w:proofErr w:type="spellEnd"/>
                      <w:proofErr w:type="gramEnd"/>
                      <w:r w:rsidRPr="00826162">
                        <w:rPr>
                          <w:rFonts w:ascii="Consolas" w:eastAsia="Times New Roman" w:hAnsi="Consolas" w:cs="Times New Roman"/>
                          <w:color w:val="CCCCCC"/>
                          <w:sz w:val="21"/>
                          <w:szCs w:val="21"/>
                        </w:rPr>
                        <w:t>():</w:t>
                      </w:r>
                    </w:p>
                    <w:p w14:paraId="61F6034D" w14:textId="77777777" w:rsidR="00826162" w:rsidRPr="00826162" w:rsidRDefault="00826162" w:rsidP="00826162">
                      <w:pPr>
                        <w:shd w:val="clear" w:color="auto" w:fill="1F1F1F"/>
                        <w:spacing w:line="285" w:lineRule="atLeast"/>
                        <w:rPr>
                          <w:rFonts w:ascii="Consolas" w:eastAsia="Times New Roman" w:hAnsi="Consolas" w:cs="Times New Roman"/>
                          <w:color w:val="CCCCCC"/>
                          <w:sz w:val="21"/>
                          <w:szCs w:val="21"/>
                        </w:rPr>
                      </w:pPr>
                      <w:r w:rsidRPr="00826162">
                        <w:rPr>
                          <w:rFonts w:ascii="Consolas" w:eastAsia="Times New Roman" w:hAnsi="Consolas" w:cs="Times New Roman"/>
                          <w:color w:val="CCCCCC"/>
                          <w:sz w:val="21"/>
                          <w:szCs w:val="21"/>
                        </w:rPr>
                        <w:t xml:space="preserve">            </w:t>
                      </w:r>
                      <w:proofErr w:type="spellStart"/>
                      <w:r w:rsidRPr="00826162">
                        <w:rPr>
                          <w:rFonts w:ascii="Consolas" w:eastAsia="Times New Roman" w:hAnsi="Consolas" w:cs="Times New Roman"/>
                          <w:color w:val="9CDCFE"/>
                          <w:sz w:val="21"/>
                          <w:szCs w:val="21"/>
                        </w:rPr>
                        <w:t>picture_df</w:t>
                      </w:r>
                      <w:r w:rsidRPr="00826162">
                        <w:rPr>
                          <w:rFonts w:ascii="Consolas" w:eastAsia="Times New Roman" w:hAnsi="Consolas" w:cs="Times New Roman"/>
                          <w:color w:val="CCCCCC"/>
                          <w:sz w:val="21"/>
                          <w:szCs w:val="21"/>
                        </w:rPr>
                        <w:t>.</w:t>
                      </w:r>
                      <w:r w:rsidRPr="00826162">
                        <w:rPr>
                          <w:rFonts w:ascii="Consolas" w:eastAsia="Times New Roman" w:hAnsi="Consolas" w:cs="Times New Roman"/>
                          <w:color w:val="9CDCFE"/>
                          <w:sz w:val="21"/>
                          <w:szCs w:val="21"/>
                        </w:rPr>
                        <w:t>loc</w:t>
                      </w:r>
                      <w:proofErr w:type="spellEnd"/>
                      <w:r w:rsidRPr="00826162">
                        <w:rPr>
                          <w:rFonts w:ascii="Consolas" w:eastAsia="Times New Roman" w:hAnsi="Consolas" w:cs="Times New Roman"/>
                          <w:color w:val="CCCCCC"/>
                          <w:sz w:val="21"/>
                          <w:szCs w:val="21"/>
                        </w:rPr>
                        <w:t>[</w:t>
                      </w:r>
                      <w:proofErr w:type="spellStart"/>
                      <w:r w:rsidRPr="00826162">
                        <w:rPr>
                          <w:rFonts w:ascii="Consolas" w:eastAsia="Times New Roman" w:hAnsi="Consolas" w:cs="Times New Roman"/>
                          <w:color w:val="9CDCFE"/>
                          <w:sz w:val="21"/>
                          <w:szCs w:val="21"/>
                        </w:rPr>
                        <w:t>picture_</w:t>
                      </w:r>
                      <w:proofErr w:type="gramStart"/>
                      <w:r w:rsidRPr="00826162">
                        <w:rPr>
                          <w:rFonts w:ascii="Consolas" w:eastAsia="Times New Roman" w:hAnsi="Consolas" w:cs="Times New Roman"/>
                          <w:color w:val="9CDCFE"/>
                          <w:sz w:val="21"/>
                          <w:szCs w:val="21"/>
                        </w:rPr>
                        <w:t>df</w:t>
                      </w:r>
                      <w:r w:rsidRPr="00826162">
                        <w:rPr>
                          <w:rFonts w:ascii="Consolas" w:eastAsia="Times New Roman" w:hAnsi="Consolas" w:cs="Times New Roman"/>
                          <w:color w:val="CCCCCC"/>
                          <w:sz w:val="21"/>
                          <w:szCs w:val="21"/>
                        </w:rPr>
                        <w:t>.</w:t>
                      </w:r>
                      <w:r w:rsidRPr="00826162">
                        <w:rPr>
                          <w:rFonts w:ascii="Consolas" w:eastAsia="Times New Roman" w:hAnsi="Consolas" w:cs="Times New Roman"/>
                          <w:color w:val="9CDCFE"/>
                          <w:sz w:val="21"/>
                          <w:szCs w:val="21"/>
                        </w:rPr>
                        <w:t>shape</w:t>
                      </w:r>
                      <w:proofErr w:type="spellEnd"/>
                      <w:proofErr w:type="gramEnd"/>
                      <w:r w:rsidRPr="00826162">
                        <w:rPr>
                          <w:rFonts w:ascii="Consolas" w:eastAsia="Times New Roman" w:hAnsi="Consolas" w:cs="Times New Roman"/>
                          <w:color w:val="CCCCCC"/>
                          <w:sz w:val="21"/>
                          <w:szCs w:val="21"/>
                        </w:rPr>
                        <w:t>[</w:t>
                      </w:r>
                      <w:r w:rsidRPr="00826162">
                        <w:rPr>
                          <w:rFonts w:ascii="Consolas" w:eastAsia="Times New Roman" w:hAnsi="Consolas" w:cs="Times New Roman"/>
                          <w:color w:val="B5CEA8"/>
                          <w:sz w:val="21"/>
                          <w:szCs w:val="21"/>
                        </w:rPr>
                        <w:t>0</w:t>
                      </w: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D4D4D4"/>
                          <w:sz w:val="21"/>
                          <w:szCs w:val="21"/>
                        </w:rPr>
                        <w:t>=</w:t>
                      </w:r>
                      <w:r w:rsidRPr="00826162">
                        <w:rPr>
                          <w:rFonts w:ascii="Consolas" w:eastAsia="Times New Roman" w:hAnsi="Consolas" w:cs="Times New Roman"/>
                          <w:color w:val="CCCCCC"/>
                          <w:sz w:val="21"/>
                          <w:szCs w:val="21"/>
                        </w:rPr>
                        <w:t xml:space="preserve"> \</w:t>
                      </w:r>
                    </w:p>
                    <w:p w14:paraId="35E9859A" w14:textId="77777777" w:rsidR="00826162" w:rsidRPr="00826162" w:rsidRDefault="00826162" w:rsidP="00826162">
                      <w:pPr>
                        <w:shd w:val="clear" w:color="auto" w:fill="1F1F1F"/>
                        <w:spacing w:line="285" w:lineRule="atLeast"/>
                        <w:rPr>
                          <w:rFonts w:ascii="Consolas" w:eastAsia="Times New Roman" w:hAnsi="Consolas" w:cs="Times New Roman"/>
                          <w:color w:val="CCCCCC"/>
                          <w:sz w:val="21"/>
                          <w:szCs w:val="21"/>
                        </w:rPr>
                      </w:pPr>
                      <w:r w:rsidRPr="00826162">
                        <w:rPr>
                          <w:rFonts w:ascii="Consolas" w:eastAsia="Times New Roman" w:hAnsi="Consolas" w:cs="Times New Roman"/>
                          <w:color w:val="CCCCCC"/>
                          <w:sz w:val="21"/>
                          <w:szCs w:val="21"/>
                        </w:rPr>
                        <w:t>                [</w:t>
                      </w:r>
                      <w:proofErr w:type="spellStart"/>
                      <w:r w:rsidRPr="00826162">
                        <w:rPr>
                          <w:rFonts w:ascii="Consolas" w:eastAsia="Times New Roman" w:hAnsi="Consolas" w:cs="Times New Roman"/>
                          <w:color w:val="9CDCFE"/>
                          <w:sz w:val="21"/>
                          <w:szCs w:val="21"/>
                        </w:rPr>
                        <w:t>current_</w:t>
                      </w:r>
                      <w:proofErr w:type="gramStart"/>
                      <w:r w:rsidRPr="00826162">
                        <w:rPr>
                          <w:rFonts w:ascii="Consolas" w:eastAsia="Times New Roman" w:hAnsi="Consolas" w:cs="Times New Roman"/>
                          <w:color w:val="9CDCFE"/>
                          <w:sz w:val="21"/>
                          <w:szCs w:val="21"/>
                        </w:rPr>
                        <w:t>pic</w:t>
                      </w:r>
                      <w:r w:rsidRPr="00826162">
                        <w:rPr>
                          <w:rFonts w:ascii="Consolas" w:eastAsia="Times New Roman" w:hAnsi="Consolas" w:cs="Times New Roman"/>
                          <w:color w:val="CCCCCC"/>
                          <w:sz w:val="21"/>
                          <w:szCs w:val="21"/>
                        </w:rPr>
                        <w:t>.</w:t>
                      </w:r>
                      <w:r w:rsidRPr="00826162">
                        <w:rPr>
                          <w:rFonts w:ascii="Consolas" w:eastAsia="Times New Roman" w:hAnsi="Consolas" w:cs="Times New Roman"/>
                          <w:color w:val="9CDCFE"/>
                          <w:sz w:val="21"/>
                          <w:szCs w:val="21"/>
                        </w:rPr>
                        <w:t>file</w:t>
                      </w:r>
                      <w:proofErr w:type="gramEnd"/>
                      <w:r w:rsidRPr="00826162">
                        <w:rPr>
                          <w:rFonts w:ascii="Consolas" w:eastAsia="Times New Roman" w:hAnsi="Consolas" w:cs="Times New Roman"/>
                          <w:color w:val="9CDCFE"/>
                          <w:sz w:val="21"/>
                          <w:szCs w:val="21"/>
                        </w:rPr>
                        <w:t>_path</w:t>
                      </w:r>
                      <w:proofErr w:type="spellEnd"/>
                      <w:r w:rsidRPr="00826162">
                        <w:rPr>
                          <w:rFonts w:ascii="Consolas" w:eastAsia="Times New Roman" w:hAnsi="Consolas" w:cs="Times New Roman"/>
                          <w:color w:val="CCCCCC"/>
                          <w:sz w:val="21"/>
                          <w:szCs w:val="21"/>
                        </w:rPr>
                        <w:t xml:space="preserve">, </w:t>
                      </w:r>
                      <w:proofErr w:type="spellStart"/>
                      <w:r w:rsidRPr="00826162">
                        <w:rPr>
                          <w:rFonts w:ascii="Consolas" w:eastAsia="Times New Roman" w:hAnsi="Consolas" w:cs="Times New Roman"/>
                          <w:color w:val="9CDCFE"/>
                          <w:sz w:val="21"/>
                          <w:szCs w:val="21"/>
                        </w:rPr>
                        <w:t>current_pic</w:t>
                      </w:r>
                      <w:r w:rsidRPr="00826162">
                        <w:rPr>
                          <w:rFonts w:ascii="Consolas" w:eastAsia="Times New Roman" w:hAnsi="Consolas" w:cs="Times New Roman"/>
                          <w:color w:val="CCCCCC"/>
                          <w:sz w:val="21"/>
                          <w:szCs w:val="21"/>
                        </w:rPr>
                        <w:t>.</w:t>
                      </w:r>
                      <w:r w:rsidRPr="00826162">
                        <w:rPr>
                          <w:rFonts w:ascii="Consolas" w:eastAsia="Times New Roman" w:hAnsi="Consolas" w:cs="Times New Roman"/>
                          <w:color w:val="9CDCFE"/>
                          <w:sz w:val="21"/>
                          <w:szCs w:val="21"/>
                        </w:rPr>
                        <w:t>task_type</w:t>
                      </w:r>
                      <w:proofErr w:type="spellEnd"/>
                      <w:r w:rsidRPr="00826162">
                        <w:rPr>
                          <w:rFonts w:ascii="Consolas" w:eastAsia="Times New Roman" w:hAnsi="Consolas" w:cs="Times New Roman"/>
                          <w:color w:val="CCCCCC"/>
                          <w:sz w:val="21"/>
                          <w:szCs w:val="21"/>
                        </w:rPr>
                        <w:t>,\</w:t>
                      </w:r>
                    </w:p>
                    <w:p w14:paraId="5AB73C9C" w14:textId="77777777" w:rsidR="00826162" w:rsidRPr="00826162" w:rsidRDefault="00826162" w:rsidP="00826162">
                      <w:pPr>
                        <w:shd w:val="clear" w:color="auto" w:fill="1F1F1F"/>
                        <w:spacing w:line="285" w:lineRule="atLeast"/>
                        <w:rPr>
                          <w:rFonts w:ascii="Consolas" w:eastAsia="Times New Roman" w:hAnsi="Consolas" w:cs="Times New Roman"/>
                          <w:color w:val="CCCCCC"/>
                          <w:sz w:val="21"/>
                          <w:szCs w:val="21"/>
                        </w:rPr>
                      </w:pPr>
                      <w:r w:rsidRPr="00826162">
                        <w:rPr>
                          <w:rFonts w:ascii="Consolas" w:eastAsia="Times New Roman" w:hAnsi="Consolas" w:cs="Times New Roman"/>
                          <w:color w:val="CCCCCC"/>
                          <w:sz w:val="21"/>
                          <w:szCs w:val="21"/>
                        </w:rPr>
                        <w:t xml:space="preserve">                  </w:t>
                      </w:r>
                      <w:proofErr w:type="spellStart"/>
                      <w:r w:rsidRPr="00826162">
                        <w:rPr>
                          <w:rFonts w:ascii="Consolas" w:eastAsia="Times New Roman" w:hAnsi="Consolas" w:cs="Times New Roman"/>
                          <w:color w:val="9CDCFE"/>
                          <w:sz w:val="21"/>
                          <w:szCs w:val="21"/>
                        </w:rPr>
                        <w:t>current_</w:t>
                      </w:r>
                      <w:proofErr w:type="gramStart"/>
                      <w:r w:rsidRPr="00826162">
                        <w:rPr>
                          <w:rFonts w:ascii="Consolas" w:eastAsia="Times New Roman" w:hAnsi="Consolas" w:cs="Times New Roman"/>
                          <w:color w:val="9CDCFE"/>
                          <w:sz w:val="21"/>
                          <w:szCs w:val="21"/>
                        </w:rPr>
                        <w:t>pic</w:t>
                      </w:r>
                      <w:r w:rsidRPr="00826162">
                        <w:rPr>
                          <w:rFonts w:ascii="Consolas" w:eastAsia="Times New Roman" w:hAnsi="Consolas" w:cs="Times New Roman"/>
                          <w:color w:val="CCCCCC"/>
                          <w:sz w:val="21"/>
                          <w:szCs w:val="21"/>
                        </w:rPr>
                        <w:t>.</w:t>
                      </w:r>
                      <w:r w:rsidRPr="00826162">
                        <w:rPr>
                          <w:rFonts w:ascii="Consolas" w:eastAsia="Times New Roman" w:hAnsi="Consolas" w:cs="Times New Roman"/>
                          <w:color w:val="9CDCFE"/>
                          <w:sz w:val="21"/>
                          <w:szCs w:val="21"/>
                        </w:rPr>
                        <w:t>latitude</w:t>
                      </w:r>
                      <w:proofErr w:type="spellEnd"/>
                      <w:proofErr w:type="gramEnd"/>
                      <w:r w:rsidRPr="00826162">
                        <w:rPr>
                          <w:rFonts w:ascii="Consolas" w:eastAsia="Times New Roman" w:hAnsi="Consolas" w:cs="Times New Roman"/>
                          <w:color w:val="CCCCCC"/>
                          <w:sz w:val="21"/>
                          <w:szCs w:val="21"/>
                        </w:rPr>
                        <w:t xml:space="preserve">, </w:t>
                      </w:r>
                      <w:proofErr w:type="spellStart"/>
                      <w:r w:rsidRPr="00826162">
                        <w:rPr>
                          <w:rFonts w:ascii="Consolas" w:eastAsia="Times New Roman" w:hAnsi="Consolas" w:cs="Times New Roman"/>
                          <w:color w:val="9CDCFE"/>
                          <w:sz w:val="21"/>
                          <w:szCs w:val="21"/>
                        </w:rPr>
                        <w:t>current_pic</w:t>
                      </w:r>
                      <w:r w:rsidRPr="00826162">
                        <w:rPr>
                          <w:rFonts w:ascii="Consolas" w:eastAsia="Times New Roman" w:hAnsi="Consolas" w:cs="Times New Roman"/>
                          <w:color w:val="CCCCCC"/>
                          <w:sz w:val="21"/>
                          <w:szCs w:val="21"/>
                        </w:rPr>
                        <w:t>.</w:t>
                      </w:r>
                      <w:r w:rsidRPr="00826162">
                        <w:rPr>
                          <w:rFonts w:ascii="Consolas" w:eastAsia="Times New Roman" w:hAnsi="Consolas" w:cs="Times New Roman"/>
                          <w:color w:val="9CDCFE"/>
                          <w:sz w:val="21"/>
                          <w:szCs w:val="21"/>
                        </w:rPr>
                        <w:t>longitude</w:t>
                      </w:r>
                      <w:proofErr w:type="spellEnd"/>
                      <w:r w:rsidRPr="00826162">
                        <w:rPr>
                          <w:rFonts w:ascii="Consolas" w:eastAsia="Times New Roman" w:hAnsi="Consolas" w:cs="Times New Roman"/>
                          <w:color w:val="CCCCCC"/>
                          <w:sz w:val="21"/>
                          <w:szCs w:val="21"/>
                        </w:rPr>
                        <w:t>, \</w:t>
                      </w:r>
                    </w:p>
                    <w:p w14:paraId="429D1A71" w14:textId="77777777" w:rsidR="00826162" w:rsidRPr="00826162" w:rsidRDefault="00826162" w:rsidP="00826162">
                      <w:pPr>
                        <w:shd w:val="clear" w:color="auto" w:fill="1F1F1F"/>
                        <w:spacing w:line="285" w:lineRule="atLeast"/>
                        <w:rPr>
                          <w:rFonts w:ascii="Consolas" w:eastAsia="Times New Roman" w:hAnsi="Consolas" w:cs="Times New Roman"/>
                          <w:color w:val="CCCCCC"/>
                          <w:sz w:val="21"/>
                          <w:szCs w:val="21"/>
                        </w:rPr>
                      </w:pPr>
                      <w:r w:rsidRPr="00826162">
                        <w:rPr>
                          <w:rFonts w:ascii="Consolas" w:eastAsia="Times New Roman" w:hAnsi="Consolas" w:cs="Times New Roman"/>
                          <w:color w:val="CCCCCC"/>
                          <w:sz w:val="21"/>
                          <w:szCs w:val="21"/>
                        </w:rPr>
                        <w:t xml:space="preserve">                    </w:t>
                      </w:r>
                      <w:proofErr w:type="spellStart"/>
                      <w:r w:rsidRPr="00826162">
                        <w:rPr>
                          <w:rFonts w:ascii="Consolas" w:eastAsia="Times New Roman" w:hAnsi="Consolas" w:cs="Times New Roman"/>
                          <w:color w:val="9CDCFE"/>
                          <w:sz w:val="21"/>
                          <w:szCs w:val="21"/>
                        </w:rPr>
                        <w:t>current_</w:t>
                      </w:r>
                      <w:proofErr w:type="gramStart"/>
                      <w:r w:rsidRPr="00826162">
                        <w:rPr>
                          <w:rFonts w:ascii="Consolas" w:eastAsia="Times New Roman" w:hAnsi="Consolas" w:cs="Times New Roman"/>
                          <w:color w:val="9CDCFE"/>
                          <w:sz w:val="21"/>
                          <w:szCs w:val="21"/>
                        </w:rPr>
                        <w:t>pic</w:t>
                      </w:r>
                      <w:r w:rsidRPr="00826162">
                        <w:rPr>
                          <w:rFonts w:ascii="Consolas" w:eastAsia="Times New Roman" w:hAnsi="Consolas" w:cs="Times New Roman"/>
                          <w:color w:val="CCCCCC"/>
                          <w:sz w:val="21"/>
                          <w:szCs w:val="21"/>
                        </w:rPr>
                        <w:t>.</w:t>
                      </w:r>
                      <w:r w:rsidRPr="00826162">
                        <w:rPr>
                          <w:rFonts w:ascii="Consolas" w:eastAsia="Times New Roman" w:hAnsi="Consolas" w:cs="Times New Roman"/>
                          <w:color w:val="9CDCFE"/>
                          <w:sz w:val="21"/>
                          <w:szCs w:val="21"/>
                        </w:rPr>
                        <w:t>date</w:t>
                      </w:r>
                      <w:proofErr w:type="gramEnd"/>
                      <w:r w:rsidRPr="00826162">
                        <w:rPr>
                          <w:rFonts w:ascii="Consolas" w:eastAsia="Times New Roman" w:hAnsi="Consolas" w:cs="Times New Roman"/>
                          <w:color w:val="9CDCFE"/>
                          <w:sz w:val="21"/>
                          <w:szCs w:val="21"/>
                        </w:rPr>
                        <w:t>_picture_taken</w:t>
                      </w:r>
                      <w:proofErr w:type="spellEnd"/>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9CDCFE"/>
                          <w:sz w:val="21"/>
                          <w:szCs w:val="21"/>
                        </w:rPr>
                        <w:t>now</w:t>
                      </w:r>
                      <w:r w:rsidRPr="00826162">
                        <w:rPr>
                          <w:rFonts w:ascii="Consolas" w:eastAsia="Times New Roman" w:hAnsi="Consolas" w:cs="Times New Roman"/>
                          <w:color w:val="CCCCCC"/>
                          <w:sz w:val="21"/>
                          <w:szCs w:val="21"/>
                        </w:rPr>
                        <w:t>]</w:t>
                      </w:r>
                    </w:p>
                    <w:p w14:paraId="200C3EDD" w14:textId="77777777" w:rsidR="00826162" w:rsidRPr="00826162" w:rsidRDefault="00826162" w:rsidP="00826162">
                      <w:pPr>
                        <w:shd w:val="clear" w:color="auto" w:fill="1F1F1F"/>
                        <w:spacing w:line="285" w:lineRule="atLeast"/>
                        <w:rPr>
                          <w:rFonts w:ascii="Consolas" w:eastAsia="Times New Roman" w:hAnsi="Consolas" w:cs="Times New Roman"/>
                          <w:color w:val="CCCCCC"/>
                          <w:sz w:val="21"/>
                          <w:szCs w:val="21"/>
                        </w:rPr>
                      </w:pP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C586C0"/>
                          <w:sz w:val="21"/>
                          <w:szCs w:val="21"/>
                        </w:rPr>
                        <w:t>else</w:t>
                      </w:r>
                      <w:r w:rsidRPr="00826162">
                        <w:rPr>
                          <w:rFonts w:ascii="Consolas" w:eastAsia="Times New Roman" w:hAnsi="Consolas" w:cs="Times New Roman"/>
                          <w:color w:val="CCCCCC"/>
                          <w:sz w:val="21"/>
                          <w:szCs w:val="21"/>
                        </w:rPr>
                        <w:t>:</w:t>
                      </w:r>
                    </w:p>
                    <w:p w14:paraId="10D467A6" w14:textId="77777777" w:rsidR="00826162" w:rsidRPr="00826162" w:rsidRDefault="00826162" w:rsidP="00826162">
                      <w:pPr>
                        <w:shd w:val="clear" w:color="auto" w:fill="1F1F1F"/>
                        <w:spacing w:line="285" w:lineRule="atLeast"/>
                        <w:rPr>
                          <w:rFonts w:ascii="Consolas" w:eastAsia="Times New Roman" w:hAnsi="Consolas" w:cs="Times New Roman"/>
                          <w:color w:val="CCCCCC"/>
                          <w:sz w:val="21"/>
                          <w:szCs w:val="21"/>
                        </w:rPr>
                      </w:pPr>
                      <w:r w:rsidRPr="00826162">
                        <w:rPr>
                          <w:rFonts w:ascii="Consolas" w:eastAsia="Times New Roman" w:hAnsi="Consolas" w:cs="Times New Roman"/>
                          <w:color w:val="CCCCCC"/>
                          <w:sz w:val="21"/>
                          <w:szCs w:val="21"/>
                        </w:rPr>
                        <w:t xml:space="preserve">            </w:t>
                      </w:r>
                      <w:proofErr w:type="spellStart"/>
                      <w:r w:rsidRPr="00826162">
                        <w:rPr>
                          <w:rFonts w:ascii="Consolas" w:eastAsia="Times New Roman" w:hAnsi="Consolas" w:cs="Times New Roman"/>
                          <w:color w:val="9CDCFE"/>
                          <w:sz w:val="21"/>
                          <w:szCs w:val="21"/>
                        </w:rPr>
                        <w:t>errors_df</w:t>
                      </w:r>
                      <w:r w:rsidRPr="00826162">
                        <w:rPr>
                          <w:rFonts w:ascii="Consolas" w:eastAsia="Times New Roman" w:hAnsi="Consolas" w:cs="Times New Roman"/>
                          <w:color w:val="CCCCCC"/>
                          <w:sz w:val="21"/>
                          <w:szCs w:val="21"/>
                        </w:rPr>
                        <w:t>.</w:t>
                      </w:r>
                      <w:r w:rsidRPr="00826162">
                        <w:rPr>
                          <w:rFonts w:ascii="Consolas" w:eastAsia="Times New Roman" w:hAnsi="Consolas" w:cs="Times New Roman"/>
                          <w:color w:val="9CDCFE"/>
                          <w:sz w:val="21"/>
                          <w:szCs w:val="21"/>
                        </w:rPr>
                        <w:t>loc</w:t>
                      </w:r>
                      <w:proofErr w:type="spellEnd"/>
                      <w:r w:rsidRPr="00826162">
                        <w:rPr>
                          <w:rFonts w:ascii="Consolas" w:eastAsia="Times New Roman" w:hAnsi="Consolas" w:cs="Times New Roman"/>
                          <w:color w:val="CCCCCC"/>
                          <w:sz w:val="21"/>
                          <w:szCs w:val="21"/>
                        </w:rPr>
                        <w:t>[</w:t>
                      </w:r>
                      <w:proofErr w:type="spellStart"/>
                      <w:r w:rsidRPr="00826162">
                        <w:rPr>
                          <w:rFonts w:ascii="Consolas" w:eastAsia="Times New Roman" w:hAnsi="Consolas" w:cs="Times New Roman"/>
                          <w:color w:val="9CDCFE"/>
                          <w:sz w:val="21"/>
                          <w:szCs w:val="21"/>
                        </w:rPr>
                        <w:t>errors_</w:t>
                      </w:r>
                      <w:proofErr w:type="gramStart"/>
                      <w:r w:rsidRPr="00826162">
                        <w:rPr>
                          <w:rFonts w:ascii="Consolas" w:eastAsia="Times New Roman" w:hAnsi="Consolas" w:cs="Times New Roman"/>
                          <w:color w:val="9CDCFE"/>
                          <w:sz w:val="21"/>
                          <w:szCs w:val="21"/>
                        </w:rPr>
                        <w:t>df</w:t>
                      </w:r>
                      <w:r w:rsidRPr="00826162">
                        <w:rPr>
                          <w:rFonts w:ascii="Consolas" w:eastAsia="Times New Roman" w:hAnsi="Consolas" w:cs="Times New Roman"/>
                          <w:color w:val="CCCCCC"/>
                          <w:sz w:val="21"/>
                          <w:szCs w:val="21"/>
                        </w:rPr>
                        <w:t>.</w:t>
                      </w:r>
                      <w:r w:rsidRPr="00826162">
                        <w:rPr>
                          <w:rFonts w:ascii="Consolas" w:eastAsia="Times New Roman" w:hAnsi="Consolas" w:cs="Times New Roman"/>
                          <w:color w:val="9CDCFE"/>
                          <w:sz w:val="21"/>
                          <w:szCs w:val="21"/>
                        </w:rPr>
                        <w:t>shape</w:t>
                      </w:r>
                      <w:proofErr w:type="spellEnd"/>
                      <w:proofErr w:type="gramEnd"/>
                      <w:r w:rsidRPr="00826162">
                        <w:rPr>
                          <w:rFonts w:ascii="Consolas" w:eastAsia="Times New Roman" w:hAnsi="Consolas" w:cs="Times New Roman"/>
                          <w:color w:val="CCCCCC"/>
                          <w:sz w:val="21"/>
                          <w:szCs w:val="21"/>
                        </w:rPr>
                        <w:t>[</w:t>
                      </w:r>
                      <w:r w:rsidRPr="00826162">
                        <w:rPr>
                          <w:rFonts w:ascii="Consolas" w:eastAsia="Times New Roman" w:hAnsi="Consolas" w:cs="Times New Roman"/>
                          <w:color w:val="B5CEA8"/>
                          <w:sz w:val="21"/>
                          <w:szCs w:val="21"/>
                        </w:rPr>
                        <w:t>0</w:t>
                      </w: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D4D4D4"/>
                          <w:sz w:val="21"/>
                          <w:szCs w:val="21"/>
                        </w:rPr>
                        <w:t>=</w:t>
                      </w:r>
                      <w:r w:rsidRPr="00826162">
                        <w:rPr>
                          <w:rFonts w:ascii="Consolas" w:eastAsia="Times New Roman" w:hAnsi="Consolas" w:cs="Times New Roman"/>
                          <w:color w:val="CCCCCC"/>
                          <w:sz w:val="21"/>
                          <w:szCs w:val="21"/>
                        </w:rPr>
                        <w:t>\</w:t>
                      </w:r>
                    </w:p>
                    <w:p w14:paraId="3F990A18" w14:textId="77777777" w:rsidR="00826162" w:rsidRPr="00826162" w:rsidRDefault="00826162" w:rsidP="00826162">
                      <w:pPr>
                        <w:shd w:val="clear" w:color="auto" w:fill="1F1F1F"/>
                        <w:spacing w:line="285" w:lineRule="atLeast"/>
                        <w:rPr>
                          <w:rFonts w:ascii="Consolas" w:eastAsia="Times New Roman" w:hAnsi="Consolas" w:cs="Times New Roman"/>
                          <w:color w:val="CCCCCC"/>
                          <w:sz w:val="21"/>
                          <w:szCs w:val="21"/>
                        </w:rPr>
                      </w:pPr>
                      <w:r w:rsidRPr="00826162">
                        <w:rPr>
                          <w:rFonts w:ascii="Consolas" w:eastAsia="Times New Roman" w:hAnsi="Consolas" w:cs="Times New Roman"/>
                          <w:color w:val="CCCCCC"/>
                          <w:sz w:val="21"/>
                          <w:szCs w:val="21"/>
                        </w:rPr>
                        <w:t>                  [</w:t>
                      </w:r>
                      <w:proofErr w:type="spellStart"/>
                      <w:r w:rsidRPr="00826162">
                        <w:rPr>
                          <w:rFonts w:ascii="Consolas" w:eastAsia="Times New Roman" w:hAnsi="Consolas" w:cs="Times New Roman"/>
                          <w:color w:val="9CDCFE"/>
                          <w:sz w:val="21"/>
                          <w:szCs w:val="21"/>
                        </w:rPr>
                        <w:t>current_</w:t>
                      </w:r>
                      <w:proofErr w:type="gramStart"/>
                      <w:r w:rsidRPr="00826162">
                        <w:rPr>
                          <w:rFonts w:ascii="Consolas" w:eastAsia="Times New Roman" w:hAnsi="Consolas" w:cs="Times New Roman"/>
                          <w:color w:val="9CDCFE"/>
                          <w:sz w:val="21"/>
                          <w:szCs w:val="21"/>
                        </w:rPr>
                        <w:t>pic</w:t>
                      </w:r>
                      <w:r w:rsidRPr="00826162">
                        <w:rPr>
                          <w:rFonts w:ascii="Consolas" w:eastAsia="Times New Roman" w:hAnsi="Consolas" w:cs="Times New Roman"/>
                          <w:color w:val="CCCCCC"/>
                          <w:sz w:val="21"/>
                          <w:szCs w:val="21"/>
                        </w:rPr>
                        <w:t>.</w:t>
                      </w:r>
                      <w:r w:rsidRPr="00826162">
                        <w:rPr>
                          <w:rFonts w:ascii="Consolas" w:eastAsia="Times New Roman" w:hAnsi="Consolas" w:cs="Times New Roman"/>
                          <w:color w:val="9CDCFE"/>
                          <w:sz w:val="21"/>
                          <w:szCs w:val="21"/>
                        </w:rPr>
                        <w:t>file</w:t>
                      </w:r>
                      <w:proofErr w:type="gramEnd"/>
                      <w:r w:rsidRPr="00826162">
                        <w:rPr>
                          <w:rFonts w:ascii="Consolas" w:eastAsia="Times New Roman" w:hAnsi="Consolas" w:cs="Times New Roman"/>
                          <w:color w:val="9CDCFE"/>
                          <w:sz w:val="21"/>
                          <w:szCs w:val="21"/>
                        </w:rPr>
                        <w:t>_path</w:t>
                      </w:r>
                      <w:proofErr w:type="spellEnd"/>
                      <w:r w:rsidRPr="00826162">
                        <w:rPr>
                          <w:rFonts w:ascii="Consolas" w:eastAsia="Times New Roman" w:hAnsi="Consolas" w:cs="Times New Roman"/>
                          <w:color w:val="CCCCCC"/>
                          <w:sz w:val="21"/>
                          <w:szCs w:val="21"/>
                        </w:rPr>
                        <w:t xml:space="preserve">, </w:t>
                      </w:r>
                      <w:proofErr w:type="spellStart"/>
                      <w:r w:rsidRPr="00826162">
                        <w:rPr>
                          <w:rFonts w:ascii="Consolas" w:eastAsia="Times New Roman" w:hAnsi="Consolas" w:cs="Times New Roman"/>
                          <w:color w:val="9CDCFE"/>
                          <w:sz w:val="21"/>
                          <w:szCs w:val="21"/>
                        </w:rPr>
                        <w:t>current_pic</w:t>
                      </w:r>
                      <w:r w:rsidRPr="00826162">
                        <w:rPr>
                          <w:rFonts w:ascii="Consolas" w:eastAsia="Times New Roman" w:hAnsi="Consolas" w:cs="Times New Roman"/>
                          <w:color w:val="CCCCCC"/>
                          <w:sz w:val="21"/>
                          <w:szCs w:val="21"/>
                        </w:rPr>
                        <w:t>.</w:t>
                      </w:r>
                      <w:r w:rsidRPr="00826162">
                        <w:rPr>
                          <w:rFonts w:ascii="Consolas" w:eastAsia="Times New Roman" w:hAnsi="Consolas" w:cs="Times New Roman"/>
                          <w:color w:val="9CDCFE"/>
                          <w:sz w:val="21"/>
                          <w:szCs w:val="21"/>
                        </w:rPr>
                        <w:t>task_type</w:t>
                      </w:r>
                      <w:proofErr w:type="spellEnd"/>
                      <w:r w:rsidRPr="00826162">
                        <w:rPr>
                          <w:rFonts w:ascii="Consolas" w:eastAsia="Times New Roman" w:hAnsi="Consolas" w:cs="Times New Roman"/>
                          <w:color w:val="CCCCCC"/>
                          <w:sz w:val="21"/>
                          <w:szCs w:val="21"/>
                        </w:rPr>
                        <w:t>,\</w:t>
                      </w:r>
                    </w:p>
                    <w:p w14:paraId="6D251CCC" w14:textId="77777777" w:rsidR="00826162" w:rsidRPr="00826162" w:rsidRDefault="00826162" w:rsidP="00826162">
                      <w:pPr>
                        <w:shd w:val="clear" w:color="auto" w:fill="1F1F1F"/>
                        <w:spacing w:line="285" w:lineRule="atLeast"/>
                        <w:rPr>
                          <w:rFonts w:ascii="Consolas" w:eastAsia="Times New Roman" w:hAnsi="Consolas" w:cs="Times New Roman"/>
                          <w:color w:val="CCCCCC"/>
                          <w:sz w:val="21"/>
                          <w:szCs w:val="21"/>
                        </w:rPr>
                      </w:pPr>
                      <w:r w:rsidRPr="00826162">
                        <w:rPr>
                          <w:rFonts w:ascii="Consolas" w:eastAsia="Times New Roman" w:hAnsi="Consolas" w:cs="Times New Roman"/>
                          <w:color w:val="CCCCCC"/>
                          <w:sz w:val="21"/>
                          <w:szCs w:val="21"/>
                        </w:rPr>
                        <w:t xml:space="preserve">                    </w:t>
                      </w:r>
                      <w:proofErr w:type="spellStart"/>
                      <w:r w:rsidRPr="00826162">
                        <w:rPr>
                          <w:rFonts w:ascii="Consolas" w:eastAsia="Times New Roman" w:hAnsi="Consolas" w:cs="Times New Roman"/>
                          <w:color w:val="9CDCFE"/>
                          <w:sz w:val="21"/>
                          <w:szCs w:val="21"/>
                        </w:rPr>
                        <w:t>current_</w:t>
                      </w:r>
                      <w:proofErr w:type="gramStart"/>
                      <w:r w:rsidRPr="00826162">
                        <w:rPr>
                          <w:rFonts w:ascii="Consolas" w:eastAsia="Times New Roman" w:hAnsi="Consolas" w:cs="Times New Roman"/>
                          <w:color w:val="9CDCFE"/>
                          <w:sz w:val="21"/>
                          <w:szCs w:val="21"/>
                        </w:rPr>
                        <w:t>pic</w:t>
                      </w:r>
                      <w:r w:rsidRPr="00826162">
                        <w:rPr>
                          <w:rFonts w:ascii="Consolas" w:eastAsia="Times New Roman" w:hAnsi="Consolas" w:cs="Times New Roman"/>
                          <w:color w:val="CCCCCC"/>
                          <w:sz w:val="21"/>
                          <w:szCs w:val="21"/>
                        </w:rPr>
                        <w:t>.</w:t>
                      </w:r>
                      <w:r w:rsidRPr="00826162">
                        <w:rPr>
                          <w:rFonts w:ascii="Consolas" w:eastAsia="Times New Roman" w:hAnsi="Consolas" w:cs="Times New Roman"/>
                          <w:color w:val="9CDCFE"/>
                          <w:sz w:val="21"/>
                          <w:szCs w:val="21"/>
                        </w:rPr>
                        <w:t>latitude</w:t>
                      </w:r>
                      <w:proofErr w:type="spellEnd"/>
                      <w:proofErr w:type="gramEnd"/>
                      <w:r w:rsidRPr="00826162">
                        <w:rPr>
                          <w:rFonts w:ascii="Consolas" w:eastAsia="Times New Roman" w:hAnsi="Consolas" w:cs="Times New Roman"/>
                          <w:color w:val="CCCCCC"/>
                          <w:sz w:val="21"/>
                          <w:szCs w:val="21"/>
                        </w:rPr>
                        <w:t xml:space="preserve">, </w:t>
                      </w:r>
                      <w:proofErr w:type="spellStart"/>
                      <w:r w:rsidRPr="00826162">
                        <w:rPr>
                          <w:rFonts w:ascii="Consolas" w:eastAsia="Times New Roman" w:hAnsi="Consolas" w:cs="Times New Roman"/>
                          <w:color w:val="9CDCFE"/>
                          <w:sz w:val="21"/>
                          <w:szCs w:val="21"/>
                        </w:rPr>
                        <w:t>current_pic</w:t>
                      </w:r>
                      <w:r w:rsidRPr="00826162">
                        <w:rPr>
                          <w:rFonts w:ascii="Consolas" w:eastAsia="Times New Roman" w:hAnsi="Consolas" w:cs="Times New Roman"/>
                          <w:color w:val="CCCCCC"/>
                          <w:sz w:val="21"/>
                          <w:szCs w:val="21"/>
                        </w:rPr>
                        <w:t>.</w:t>
                      </w:r>
                      <w:r w:rsidRPr="00826162">
                        <w:rPr>
                          <w:rFonts w:ascii="Consolas" w:eastAsia="Times New Roman" w:hAnsi="Consolas" w:cs="Times New Roman"/>
                          <w:color w:val="9CDCFE"/>
                          <w:sz w:val="21"/>
                          <w:szCs w:val="21"/>
                        </w:rPr>
                        <w:t>longitude</w:t>
                      </w:r>
                      <w:proofErr w:type="spellEnd"/>
                      <w:r w:rsidRPr="00826162">
                        <w:rPr>
                          <w:rFonts w:ascii="Consolas" w:eastAsia="Times New Roman" w:hAnsi="Consolas" w:cs="Times New Roman"/>
                          <w:color w:val="CCCCCC"/>
                          <w:sz w:val="21"/>
                          <w:szCs w:val="21"/>
                        </w:rPr>
                        <w:t>]</w:t>
                      </w:r>
                    </w:p>
                    <w:p w14:paraId="43CEB565" w14:textId="77777777" w:rsidR="00826162" w:rsidRPr="00826162" w:rsidRDefault="00826162" w:rsidP="00826162">
                      <w:pPr>
                        <w:shd w:val="clear" w:color="auto" w:fill="1F1F1F"/>
                        <w:spacing w:line="285" w:lineRule="atLeast"/>
                        <w:rPr>
                          <w:rFonts w:ascii="Consolas" w:eastAsia="Times New Roman" w:hAnsi="Consolas" w:cs="Times New Roman"/>
                          <w:color w:val="CCCCCC"/>
                          <w:sz w:val="21"/>
                          <w:szCs w:val="21"/>
                        </w:rPr>
                      </w:pP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C586C0"/>
                          <w:sz w:val="21"/>
                          <w:szCs w:val="21"/>
                        </w:rPr>
                        <w:t>del</w:t>
                      </w:r>
                      <w:r w:rsidRPr="00826162">
                        <w:rPr>
                          <w:rFonts w:ascii="Consolas" w:eastAsia="Times New Roman" w:hAnsi="Consolas" w:cs="Times New Roman"/>
                          <w:color w:val="CCCCCC"/>
                          <w:sz w:val="21"/>
                          <w:szCs w:val="21"/>
                        </w:rPr>
                        <w:t xml:space="preserve"> </w:t>
                      </w:r>
                      <w:proofErr w:type="spellStart"/>
                      <w:r w:rsidRPr="00826162">
                        <w:rPr>
                          <w:rFonts w:ascii="Consolas" w:eastAsia="Times New Roman" w:hAnsi="Consolas" w:cs="Times New Roman"/>
                          <w:color w:val="9CDCFE"/>
                          <w:sz w:val="21"/>
                          <w:szCs w:val="21"/>
                        </w:rPr>
                        <w:t>current_pic</w:t>
                      </w:r>
                      <w:proofErr w:type="spellEnd"/>
                    </w:p>
                    <w:p w14:paraId="6C11C41F" w14:textId="77777777" w:rsidR="00826162" w:rsidRPr="00826162" w:rsidRDefault="00826162" w:rsidP="00826162">
                      <w:pPr>
                        <w:shd w:val="clear" w:color="auto" w:fill="1F1F1F"/>
                        <w:spacing w:line="285" w:lineRule="atLeast"/>
                        <w:rPr>
                          <w:rFonts w:ascii="Consolas" w:eastAsia="Times New Roman" w:hAnsi="Consolas" w:cs="Times New Roman"/>
                          <w:color w:val="CCCCCC"/>
                          <w:sz w:val="21"/>
                          <w:szCs w:val="21"/>
                        </w:rPr>
                      </w:pPr>
                    </w:p>
                    <w:p w14:paraId="009DD0B4" w14:textId="77777777" w:rsidR="00826162" w:rsidRPr="00826162" w:rsidRDefault="00826162" w:rsidP="00826162">
                      <w:pPr>
                        <w:shd w:val="clear" w:color="auto" w:fill="1F1F1F"/>
                        <w:spacing w:line="285" w:lineRule="atLeast"/>
                        <w:rPr>
                          <w:rFonts w:ascii="Consolas" w:eastAsia="Times New Roman" w:hAnsi="Consolas" w:cs="Times New Roman"/>
                          <w:color w:val="CCCCCC"/>
                          <w:sz w:val="21"/>
                          <w:szCs w:val="21"/>
                        </w:rPr>
                      </w:pP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9CDCFE"/>
                          <w:sz w:val="21"/>
                          <w:szCs w:val="21"/>
                        </w:rPr>
                        <w:t>folder</w:t>
                      </w: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D4D4D4"/>
                          <w:sz w:val="21"/>
                          <w:szCs w:val="21"/>
                        </w:rPr>
                        <w:t>=</w:t>
                      </w:r>
                      <w:r w:rsidRPr="00826162">
                        <w:rPr>
                          <w:rFonts w:ascii="Consolas" w:eastAsia="Times New Roman" w:hAnsi="Consolas" w:cs="Times New Roman"/>
                          <w:color w:val="CCCCCC"/>
                          <w:sz w:val="21"/>
                          <w:szCs w:val="21"/>
                        </w:rPr>
                        <w:t xml:space="preserve"> </w:t>
                      </w:r>
                      <w:proofErr w:type="spellStart"/>
                      <w:r w:rsidRPr="00826162">
                        <w:rPr>
                          <w:rFonts w:ascii="Consolas" w:eastAsia="Times New Roman" w:hAnsi="Consolas" w:cs="Times New Roman"/>
                          <w:color w:val="9CDCFE"/>
                          <w:sz w:val="21"/>
                          <w:szCs w:val="21"/>
                        </w:rPr>
                        <w:t>data_save_location</w:t>
                      </w:r>
                      <w:proofErr w:type="spellEnd"/>
                    </w:p>
                    <w:p w14:paraId="415C2B2F" w14:textId="77777777" w:rsidR="00826162" w:rsidRPr="00826162" w:rsidRDefault="00826162" w:rsidP="00826162">
                      <w:pPr>
                        <w:shd w:val="clear" w:color="auto" w:fill="1F1F1F"/>
                        <w:spacing w:line="285" w:lineRule="atLeast"/>
                        <w:rPr>
                          <w:rFonts w:ascii="Consolas" w:eastAsia="Times New Roman" w:hAnsi="Consolas" w:cs="Times New Roman"/>
                          <w:color w:val="CCCCCC"/>
                          <w:sz w:val="21"/>
                          <w:szCs w:val="21"/>
                        </w:rPr>
                      </w:pPr>
                      <w:r w:rsidRPr="00826162">
                        <w:rPr>
                          <w:rFonts w:ascii="Consolas" w:eastAsia="Times New Roman" w:hAnsi="Consolas" w:cs="Times New Roman"/>
                          <w:color w:val="CCCCCC"/>
                          <w:sz w:val="21"/>
                          <w:szCs w:val="21"/>
                        </w:rPr>
                        <w:t xml:space="preserve">    </w:t>
                      </w:r>
                      <w:proofErr w:type="spellStart"/>
                      <w:r w:rsidRPr="00826162">
                        <w:rPr>
                          <w:rFonts w:ascii="Consolas" w:eastAsia="Times New Roman" w:hAnsi="Consolas" w:cs="Times New Roman"/>
                          <w:color w:val="9CDCFE"/>
                          <w:sz w:val="21"/>
                          <w:szCs w:val="21"/>
                        </w:rPr>
                        <w:t>picture_df</w:t>
                      </w:r>
                      <w:r w:rsidRPr="00826162">
                        <w:rPr>
                          <w:rFonts w:ascii="Consolas" w:eastAsia="Times New Roman" w:hAnsi="Consolas" w:cs="Times New Roman"/>
                          <w:color w:val="CCCCCC"/>
                          <w:sz w:val="21"/>
                          <w:szCs w:val="21"/>
                        </w:rPr>
                        <w:t>.</w:t>
                      </w:r>
                      <w:r w:rsidRPr="00826162">
                        <w:rPr>
                          <w:rFonts w:ascii="Consolas" w:eastAsia="Times New Roman" w:hAnsi="Consolas" w:cs="Times New Roman"/>
                          <w:color w:val="DCDCAA"/>
                          <w:sz w:val="21"/>
                          <w:szCs w:val="21"/>
                        </w:rPr>
                        <w:t>to_</w:t>
                      </w:r>
                      <w:proofErr w:type="gramStart"/>
                      <w:r w:rsidRPr="00826162">
                        <w:rPr>
                          <w:rFonts w:ascii="Consolas" w:eastAsia="Times New Roman" w:hAnsi="Consolas" w:cs="Times New Roman"/>
                          <w:color w:val="DCDCAA"/>
                          <w:sz w:val="21"/>
                          <w:szCs w:val="21"/>
                        </w:rPr>
                        <w:t>csv</w:t>
                      </w:r>
                      <w:proofErr w:type="spellEnd"/>
                      <w:r w:rsidRPr="00826162">
                        <w:rPr>
                          <w:rFonts w:ascii="Consolas" w:eastAsia="Times New Roman" w:hAnsi="Consolas" w:cs="Times New Roman"/>
                          <w:color w:val="CCCCCC"/>
                          <w:sz w:val="21"/>
                          <w:szCs w:val="21"/>
                        </w:rPr>
                        <w:t>(</w:t>
                      </w:r>
                      <w:proofErr w:type="gramEnd"/>
                      <w:r w:rsidRPr="00826162">
                        <w:rPr>
                          <w:rFonts w:ascii="Consolas" w:eastAsia="Times New Roman" w:hAnsi="Consolas" w:cs="Times New Roman"/>
                          <w:color w:val="9CDCFE"/>
                          <w:sz w:val="21"/>
                          <w:szCs w:val="21"/>
                        </w:rPr>
                        <w:t>folder</w:t>
                      </w: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D4D4D4"/>
                          <w:sz w:val="21"/>
                          <w:szCs w:val="21"/>
                        </w:rPr>
                        <w:t>+</w:t>
                      </w: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CE9178"/>
                          <w:sz w:val="21"/>
                          <w:szCs w:val="21"/>
                        </w:rPr>
                        <w:t>'</w:t>
                      </w:r>
                      <w:proofErr w:type="spellStart"/>
                      <w:r w:rsidRPr="00826162">
                        <w:rPr>
                          <w:rFonts w:ascii="Consolas" w:eastAsia="Times New Roman" w:hAnsi="Consolas" w:cs="Times New Roman"/>
                          <w:color w:val="CE9178"/>
                          <w:sz w:val="21"/>
                          <w:szCs w:val="21"/>
                        </w:rPr>
                        <w:t>picturedata</w:t>
                      </w:r>
                      <w:proofErr w:type="spellEnd"/>
                      <w:r w:rsidRPr="00826162">
                        <w:rPr>
                          <w:rFonts w:ascii="Consolas" w:eastAsia="Times New Roman" w:hAnsi="Consolas" w:cs="Times New Roman"/>
                          <w:color w:val="CE9178"/>
                          <w:sz w:val="21"/>
                          <w:szCs w:val="21"/>
                        </w:rPr>
                        <w:t>'</w:t>
                      </w: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D4D4D4"/>
                          <w:sz w:val="21"/>
                          <w:szCs w:val="21"/>
                        </w:rPr>
                        <w:t>+</w:t>
                      </w: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4EC9B0"/>
                          <w:sz w:val="21"/>
                          <w:szCs w:val="21"/>
                        </w:rPr>
                        <w:t>str</w:t>
                      </w:r>
                      <w:r w:rsidRPr="00826162">
                        <w:rPr>
                          <w:rFonts w:ascii="Consolas" w:eastAsia="Times New Roman" w:hAnsi="Consolas" w:cs="Times New Roman"/>
                          <w:color w:val="CCCCCC"/>
                          <w:sz w:val="21"/>
                          <w:szCs w:val="21"/>
                        </w:rPr>
                        <w:t>(</w:t>
                      </w:r>
                      <w:r w:rsidRPr="00826162">
                        <w:rPr>
                          <w:rFonts w:ascii="Consolas" w:eastAsia="Times New Roman" w:hAnsi="Consolas" w:cs="Times New Roman"/>
                          <w:color w:val="9CDCFE"/>
                          <w:sz w:val="21"/>
                          <w:szCs w:val="21"/>
                        </w:rPr>
                        <w:t>now</w:t>
                      </w: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D4D4D4"/>
                          <w:sz w:val="21"/>
                          <w:szCs w:val="21"/>
                        </w:rPr>
                        <w:t>+</w:t>
                      </w: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CE9178"/>
                          <w:sz w:val="21"/>
                          <w:szCs w:val="21"/>
                        </w:rPr>
                        <w:t>'.csv'</w:t>
                      </w:r>
                      <w:r w:rsidRPr="00826162">
                        <w:rPr>
                          <w:rFonts w:ascii="Consolas" w:eastAsia="Times New Roman" w:hAnsi="Consolas" w:cs="Times New Roman"/>
                          <w:color w:val="CCCCCC"/>
                          <w:sz w:val="21"/>
                          <w:szCs w:val="21"/>
                        </w:rPr>
                        <w:t xml:space="preserve"> )</w:t>
                      </w:r>
                    </w:p>
                    <w:p w14:paraId="07F180D9" w14:textId="77777777" w:rsidR="00826162" w:rsidRPr="00826162" w:rsidRDefault="00826162" w:rsidP="00826162">
                      <w:pPr>
                        <w:shd w:val="clear" w:color="auto" w:fill="1F1F1F"/>
                        <w:spacing w:line="285" w:lineRule="atLeast"/>
                        <w:rPr>
                          <w:rFonts w:ascii="Consolas" w:eastAsia="Times New Roman" w:hAnsi="Consolas" w:cs="Times New Roman"/>
                          <w:color w:val="CCCCCC"/>
                          <w:sz w:val="21"/>
                          <w:szCs w:val="21"/>
                        </w:rPr>
                      </w:pPr>
                      <w:r w:rsidRPr="00826162">
                        <w:rPr>
                          <w:rFonts w:ascii="Consolas" w:eastAsia="Times New Roman" w:hAnsi="Consolas" w:cs="Times New Roman"/>
                          <w:color w:val="CCCCCC"/>
                          <w:sz w:val="21"/>
                          <w:szCs w:val="21"/>
                        </w:rPr>
                        <w:t xml:space="preserve">    </w:t>
                      </w:r>
                      <w:proofErr w:type="spellStart"/>
                      <w:r w:rsidRPr="00826162">
                        <w:rPr>
                          <w:rFonts w:ascii="Consolas" w:eastAsia="Times New Roman" w:hAnsi="Consolas" w:cs="Times New Roman"/>
                          <w:color w:val="9CDCFE"/>
                          <w:sz w:val="21"/>
                          <w:szCs w:val="21"/>
                        </w:rPr>
                        <w:t>errors_df</w:t>
                      </w:r>
                      <w:r w:rsidRPr="00826162">
                        <w:rPr>
                          <w:rFonts w:ascii="Consolas" w:eastAsia="Times New Roman" w:hAnsi="Consolas" w:cs="Times New Roman"/>
                          <w:color w:val="CCCCCC"/>
                          <w:sz w:val="21"/>
                          <w:szCs w:val="21"/>
                        </w:rPr>
                        <w:t>.</w:t>
                      </w:r>
                      <w:r w:rsidRPr="00826162">
                        <w:rPr>
                          <w:rFonts w:ascii="Consolas" w:eastAsia="Times New Roman" w:hAnsi="Consolas" w:cs="Times New Roman"/>
                          <w:color w:val="DCDCAA"/>
                          <w:sz w:val="21"/>
                          <w:szCs w:val="21"/>
                        </w:rPr>
                        <w:t>to_</w:t>
                      </w:r>
                      <w:proofErr w:type="gramStart"/>
                      <w:r w:rsidRPr="00826162">
                        <w:rPr>
                          <w:rFonts w:ascii="Consolas" w:eastAsia="Times New Roman" w:hAnsi="Consolas" w:cs="Times New Roman"/>
                          <w:color w:val="DCDCAA"/>
                          <w:sz w:val="21"/>
                          <w:szCs w:val="21"/>
                        </w:rPr>
                        <w:t>csv</w:t>
                      </w:r>
                      <w:proofErr w:type="spellEnd"/>
                      <w:r w:rsidRPr="00826162">
                        <w:rPr>
                          <w:rFonts w:ascii="Consolas" w:eastAsia="Times New Roman" w:hAnsi="Consolas" w:cs="Times New Roman"/>
                          <w:color w:val="CCCCCC"/>
                          <w:sz w:val="21"/>
                          <w:szCs w:val="21"/>
                        </w:rPr>
                        <w:t>(</w:t>
                      </w:r>
                      <w:proofErr w:type="gramEnd"/>
                      <w:r w:rsidRPr="00826162">
                        <w:rPr>
                          <w:rFonts w:ascii="Consolas" w:eastAsia="Times New Roman" w:hAnsi="Consolas" w:cs="Times New Roman"/>
                          <w:color w:val="9CDCFE"/>
                          <w:sz w:val="21"/>
                          <w:szCs w:val="21"/>
                        </w:rPr>
                        <w:t>folder</w:t>
                      </w: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D4D4D4"/>
                          <w:sz w:val="21"/>
                          <w:szCs w:val="21"/>
                        </w:rPr>
                        <w:t>+</w:t>
                      </w: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CE9178"/>
                          <w:sz w:val="21"/>
                          <w:szCs w:val="21"/>
                        </w:rPr>
                        <w:t>'errors'</w:t>
                      </w: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D4D4D4"/>
                          <w:sz w:val="21"/>
                          <w:szCs w:val="21"/>
                        </w:rPr>
                        <w:t>+</w:t>
                      </w: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4EC9B0"/>
                          <w:sz w:val="21"/>
                          <w:szCs w:val="21"/>
                        </w:rPr>
                        <w:t>str</w:t>
                      </w:r>
                      <w:r w:rsidRPr="00826162">
                        <w:rPr>
                          <w:rFonts w:ascii="Consolas" w:eastAsia="Times New Roman" w:hAnsi="Consolas" w:cs="Times New Roman"/>
                          <w:color w:val="CCCCCC"/>
                          <w:sz w:val="21"/>
                          <w:szCs w:val="21"/>
                        </w:rPr>
                        <w:t>(</w:t>
                      </w:r>
                      <w:r w:rsidRPr="00826162">
                        <w:rPr>
                          <w:rFonts w:ascii="Consolas" w:eastAsia="Times New Roman" w:hAnsi="Consolas" w:cs="Times New Roman"/>
                          <w:color w:val="9CDCFE"/>
                          <w:sz w:val="21"/>
                          <w:szCs w:val="21"/>
                        </w:rPr>
                        <w:t>now</w:t>
                      </w: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D4D4D4"/>
                          <w:sz w:val="21"/>
                          <w:szCs w:val="21"/>
                        </w:rPr>
                        <w:t>+</w:t>
                      </w: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CE9178"/>
                          <w:sz w:val="21"/>
                          <w:szCs w:val="21"/>
                        </w:rPr>
                        <w:t>'.csv'</w:t>
                      </w:r>
                      <w:r w:rsidRPr="00826162">
                        <w:rPr>
                          <w:rFonts w:ascii="Consolas" w:eastAsia="Times New Roman" w:hAnsi="Consolas" w:cs="Times New Roman"/>
                          <w:color w:val="CCCCCC"/>
                          <w:sz w:val="21"/>
                          <w:szCs w:val="21"/>
                        </w:rPr>
                        <w:t>)</w:t>
                      </w:r>
                    </w:p>
                  </w:txbxContent>
                </v:textbox>
                <w10:wrap type="topAndBottom" anchorx="margin"/>
              </v:shape>
            </w:pict>
          </mc:Fallback>
        </mc:AlternateContent>
      </w:r>
      <w:r w:rsidR="005F0868">
        <w:t xml:space="preserve">To </w:t>
      </w:r>
      <w:r w:rsidR="001A7499">
        <w:t>check for error messages in the GPS or task data I create</w:t>
      </w:r>
      <w:r>
        <w:t>d</w:t>
      </w:r>
      <w:r w:rsidR="001A7499">
        <w:t xml:space="preserve"> a class that contains all the data that will later be saved. </w:t>
      </w:r>
      <w:r>
        <w:t xml:space="preserve">It was not necessary to create a class for this purpose, but when the class was written I wasn’t sure if it would be useful for other purposes. It could be useful for future improvements </w:t>
      </w:r>
    </w:p>
    <w:p w14:paraId="01EB5766" w14:textId="7421084F" w:rsidR="00826162" w:rsidRDefault="00826162" w:rsidP="008F0F15">
      <w:commentRangeStart w:id="11"/>
      <w:r>
        <w:t>Figure X</w:t>
      </w:r>
      <w:commentRangeEnd w:id="11"/>
      <w:r w:rsidR="001A746A">
        <w:rPr>
          <w:rStyle w:val="CommentReference"/>
        </w:rPr>
        <w:commentReference w:id="11"/>
      </w:r>
      <w:r>
        <w:t xml:space="preserve">: </w:t>
      </w:r>
      <w:proofErr w:type="spellStart"/>
      <w:r>
        <w:t>new_data</w:t>
      </w:r>
      <w:proofErr w:type="spellEnd"/>
      <w:r>
        <w:t xml:space="preserve"> function</w:t>
      </w:r>
    </w:p>
    <w:p w14:paraId="7EB05677" w14:textId="77777777" w:rsidR="003152F0" w:rsidRDefault="003152F0" w:rsidP="008F0F15"/>
    <w:p w14:paraId="46A78338" w14:textId="52A3E619" w:rsidR="00826162" w:rsidRDefault="003152F0" w:rsidP="008F0F15">
      <w:r>
        <w:t xml:space="preserve">The </w:t>
      </w:r>
      <w:proofErr w:type="spellStart"/>
      <w:r>
        <w:t>new_data</w:t>
      </w:r>
      <w:proofErr w:type="spellEnd"/>
      <w:r>
        <w:t xml:space="preserve"> function combines all the previous functions and saves the data into 2 separate </w:t>
      </w:r>
      <w:proofErr w:type="spellStart"/>
      <w:r>
        <w:t>DataFrames</w:t>
      </w:r>
      <w:proofErr w:type="spellEnd"/>
      <w:r>
        <w:t xml:space="preserve">. </w:t>
      </w:r>
      <w:proofErr w:type="spellStart"/>
      <w:r>
        <w:t>DataFrames</w:t>
      </w:r>
      <w:proofErr w:type="spellEnd"/>
      <w:r>
        <w:t xml:space="preserve"> are a commonly used data structure from </w:t>
      </w:r>
      <w:commentRangeStart w:id="12"/>
      <w:r>
        <w:t xml:space="preserve">the </w:t>
      </w:r>
      <w:proofErr w:type="gramStart"/>
      <w:r>
        <w:t>pandas</w:t>
      </w:r>
      <w:proofErr w:type="gramEnd"/>
      <w:r>
        <w:t xml:space="preserve"> package.</w:t>
      </w:r>
      <w:commentRangeEnd w:id="12"/>
      <w:r>
        <w:rPr>
          <w:rStyle w:val="CommentReference"/>
        </w:rPr>
        <w:commentReference w:id="12"/>
      </w:r>
      <w:r>
        <w:t xml:space="preserve"> If any errors are detected in the data</w:t>
      </w:r>
      <w:r w:rsidR="00D94F4D">
        <w:t xml:space="preserve">, it is saved in a separate </w:t>
      </w:r>
      <w:proofErr w:type="spellStart"/>
      <w:r w:rsidR="00D94F4D">
        <w:t>DataFrame</w:t>
      </w:r>
      <w:proofErr w:type="spellEnd"/>
      <w:r w:rsidR="00D94F4D">
        <w:t xml:space="preserve"> to make the errors easier to </w:t>
      </w:r>
      <w:r w:rsidR="00D94F4D">
        <w:lastRenderedPageBreak/>
        <w:t xml:space="preserve">fix and to allow the map to populate. The </w:t>
      </w:r>
      <w:proofErr w:type="spellStart"/>
      <w:r w:rsidR="00D94F4D">
        <w:t>DataFrames</w:t>
      </w:r>
      <w:proofErr w:type="spellEnd"/>
      <w:r w:rsidR="00D94F4D">
        <w:t xml:space="preserve"> are saved as csv files with a timestamp in the name of the file that is used later to determine the newest file</w:t>
      </w:r>
    </w:p>
    <w:p w14:paraId="0E3284F2" w14:textId="0EA95C6A" w:rsidR="00F20B53" w:rsidRDefault="00F20B53" w:rsidP="008F0F15">
      <w:r>
        <w:rPr>
          <w:noProof/>
        </w:rPr>
        <mc:AlternateContent>
          <mc:Choice Requires="wps">
            <w:drawing>
              <wp:anchor distT="45720" distB="45720" distL="114300" distR="114300" simplePos="0" relativeHeight="251665408" behindDoc="0" locked="0" layoutInCell="1" allowOverlap="1" wp14:anchorId="152AE106" wp14:editId="4C38A05E">
                <wp:simplePos x="0" y="0"/>
                <wp:positionH relativeFrom="margin">
                  <wp:align>left</wp:align>
                </wp:positionH>
                <wp:positionV relativeFrom="paragraph">
                  <wp:posOffset>364490</wp:posOffset>
                </wp:positionV>
                <wp:extent cx="5922645" cy="1404620"/>
                <wp:effectExtent l="0" t="0" r="20955" b="22860"/>
                <wp:wrapTopAndBottom/>
                <wp:docPr id="20514553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2645" cy="1404620"/>
                        </a:xfrm>
                        <a:prstGeom prst="rect">
                          <a:avLst/>
                        </a:prstGeom>
                        <a:solidFill>
                          <a:srgbClr val="FFFFFF"/>
                        </a:solidFill>
                        <a:ln w="9525">
                          <a:solidFill>
                            <a:srgbClr val="000000"/>
                          </a:solidFill>
                          <a:miter lim="800000"/>
                          <a:headEnd/>
                          <a:tailEnd/>
                        </a:ln>
                      </wps:spPr>
                      <wps:txbx>
                        <w:txbxContent>
                          <w:p w14:paraId="440A7E60" w14:textId="77777777" w:rsidR="00444B34" w:rsidRPr="00444B34" w:rsidRDefault="00444B34" w:rsidP="00444B34">
                            <w:pPr>
                              <w:shd w:val="clear" w:color="auto" w:fill="1F1F1F"/>
                              <w:spacing w:line="285" w:lineRule="atLeast"/>
                              <w:rPr>
                                <w:rFonts w:ascii="Consolas" w:eastAsia="Times New Roman" w:hAnsi="Consolas" w:cs="Times New Roman"/>
                                <w:color w:val="CCCCCC"/>
                                <w:sz w:val="21"/>
                                <w:szCs w:val="21"/>
                              </w:rPr>
                            </w:pPr>
                            <w:r w:rsidRPr="00444B34">
                              <w:rPr>
                                <w:rFonts w:ascii="Consolas" w:eastAsia="Times New Roman" w:hAnsi="Consolas" w:cs="Times New Roman"/>
                                <w:color w:val="569CD6"/>
                                <w:sz w:val="21"/>
                                <w:szCs w:val="21"/>
                              </w:rPr>
                              <w:t>def</w:t>
                            </w:r>
                            <w:r w:rsidRPr="00444B34">
                              <w:rPr>
                                <w:rFonts w:ascii="Consolas" w:eastAsia="Times New Roman" w:hAnsi="Consolas" w:cs="Times New Roman"/>
                                <w:color w:val="CCCCCC"/>
                                <w:sz w:val="21"/>
                                <w:szCs w:val="21"/>
                              </w:rPr>
                              <w:t xml:space="preserve"> </w:t>
                            </w:r>
                            <w:proofErr w:type="spellStart"/>
                            <w:r w:rsidRPr="00444B34">
                              <w:rPr>
                                <w:rFonts w:ascii="Consolas" w:eastAsia="Times New Roman" w:hAnsi="Consolas" w:cs="Times New Roman"/>
                                <w:color w:val="DCDCAA"/>
                                <w:sz w:val="21"/>
                                <w:szCs w:val="21"/>
                              </w:rPr>
                              <w:t>load_newest_file</w:t>
                            </w:r>
                            <w:proofErr w:type="spellEnd"/>
                            <w:r w:rsidRPr="00444B34">
                              <w:rPr>
                                <w:rFonts w:ascii="Consolas" w:eastAsia="Times New Roman" w:hAnsi="Consolas" w:cs="Times New Roman"/>
                                <w:color w:val="CCCCCC"/>
                                <w:sz w:val="21"/>
                                <w:szCs w:val="21"/>
                              </w:rPr>
                              <w:t>(</w:t>
                            </w:r>
                            <w:r w:rsidRPr="00444B34">
                              <w:rPr>
                                <w:rFonts w:ascii="Consolas" w:eastAsia="Times New Roman" w:hAnsi="Consolas" w:cs="Times New Roman"/>
                                <w:color w:val="9CDCFE"/>
                                <w:sz w:val="21"/>
                                <w:szCs w:val="21"/>
                              </w:rPr>
                              <w:t>path</w:t>
                            </w:r>
                            <w:r w:rsidRPr="00444B34">
                              <w:rPr>
                                <w:rFonts w:ascii="Consolas" w:eastAsia="Times New Roman" w:hAnsi="Consolas" w:cs="Times New Roman"/>
                                <w:color w:val="CCCCCC"/>
                                <w:sz w:val="21"/>
                                <w:szCs w:val="21"/>
                              </w:rPr>
                              <w:t>):</w:t>
                            </w:r>
                          </w:p>
                          <w:p w14:paraId="619F1359" w14:textId="77777777" w:rsidR="00444B34" w:rsidRPr="00444B34" w:rsidRDefault="00444B34" w:rsidP="00444B34">
                            <w:pPr>
                              <w:shd w:val="clear" w:color="auto" w:fill="1F1F1F"/>
                              <w:spacing w:line="285" w:lineRule="atLeast"/>
                              <w:rPr>
                                <w:rFonts w:ascii="Consolas" w:eastAsia="Times New Roman" w:hAnsi="Consolas" w:cs="Times New Roman"/>
                                <w:color w:val="CCCCCC"/>
                                <w:sz w:val="21"/>
                                <w:szCs w:val="21"/>
                              </w:rPr>
                            </w:pPr>
                            <w:r w:rsidRPr="00444B34">
                              <w:rPr>
                                <w:rFonts w:ascii="Consolas" w:eastAsia="Times New Roman" w:hAnsi="Consolas" w:cs="Times New Roman"/>
                                <w:color w:val="CCCCCC"/>
                                <w:sz w:val="21"/>
                                <w:szCs w:val="21"/>
                              </w:rPr>
                              <w:t xml:space="preserve">    </w:t>
                            </w:r>
                            <w:proofErr w:type="spellStart"/>
                            <w:r w:rsidRPr="00444B34">
                              <w:rPr>
                                <w:rFonts w:ascii="Consolas" w:eastAsia="Times New Roman" w:hAnsi="Consolas" w:cs="Times New Roman"/>
                                <w:color w:val="9CDCFE"/>
                                <w:sz w:val="21"/>
                                <w:szCs w:val="21"/>
                              </w:rPr>
                              <w:t>full_names</w:t>
                            </w:r>
                            <w:proofErr w:type="spellEnd"/>
                            <w:r w:rsidRPr="00444B34">
                              <w:rPr>
                                <w:rFonts w:ascii="Consolas" w:eastAsia="Times New Roman" w:hAnsi="Consolas" w:cs="Times New Roman"/>
                                <w:color w:val="CCCCCC"/>
                                <w:sz w:val="21"/>
                                <w:szCs w:val="21"/>
                              </w:rPr>
                              <w:t xml:space="preserve"> </w:t>
                            </w:r>
                            <w:r w:rsidRPr="00444B34">
                              <w:rPr>
                                <w:rFonts w:ascii="Consolas" w:eastAsia="Times New Roman" w:hAnsi="Consolas" w:cs="Times New Roman"/>
                                <w:color w:val="D4D4D4"/>
                                <w:sz w:val="21"/>
                                <w:szCs w:val="21"/>
                              </w:rPr>
                              <w:t>=</w:t>
                            </w:r>
                            <w:r w:rsidRPr="00444B34">
                              <w:rPr>
                                <w:rFonts w:ascii="Consolas" w:eastAsia="Times New Roman" w:hAnsi="Consolas" w:cs="Times New Roman"/>
                                <w:color w:val="CCCCCC"/>
                                <w:sz w:val="21"/>
                                <w:szCs w:val="21"/>
                              </w:rPr>
                              <w:t xml:space="preserve"> []</w:t>
                            </w:r>
                          </w:p>
                          <w:p w14:paraId="2EB61B71" w14:textId="77777777" w:rsidR="00444B34" w:rsidRPr="00444B34" w:rsidRDefault="00444B34" w:rsidP="00444B34">
                            <w:pPr>
                              <w:shd w:val="clear" w:color="auto" w:fill="1F1F1F"/>
                              <w:spacing w:line="285" w:lineRule="atLeast"/>
                              <w:rPr>
                                <w:rFonts w:ascii="Consolas" w:eastAsia="Times New Roman" w:hAnsi="Consolas" w:cs="Times New Roman"/>
                                <w:color w:val="CCCCCC"/>
                                <w:sz w:val="21"/>
                                <w:szCs w:val="21"/>
                              </w:rPr>
                            </w:pPr>
                            <w:r w:rsidRPr="00444B34">
                              <w:rPr>
                                <w:rFonts w:ascii="Consolas" w:eastAsia="Times New Roman" w:hAnsi="Consolas" w:cs="Times New Roman"/>
                                <w:color w:val="CCCCCC"/>
                                <w:sz w:val="21"/>
                                <w:szCs w:val="21"/>
                              </w:rPr>
                              <w:t xml:space="preserve">    </w:t>
                            </w:r>
                            <w:proofErr w:type="spellStart"/>
                            <w:r w:rsidRPr="00444B34">
                              <w:rPr>
                                <w:rFonts w:ascii="Consolas" w:eastAsia="Times New Roman" w:hAnsi="Consolas" w:cs="Times New Roman"/>
                                <w:color w:val="9CDCFE"/>
                                <w:sz w:val="21"/>
                                <w:szCs w:val="21"/>
                              </w:rPr>
                              <w:t>file_times</w:t>
                            </w:r>
                            <w:proofErr w:type="spellEnd"/>
                            <w:r w:rsidRPr="00444B34">
                              <w:rPr>
                                <w:rFonts w:ascii="Consolas" w:eastAsia="Times New Roman" w:hAnsi="Consolas" w:cs="Times New Roman"/>
                                <w:color w:val="CCCCCC"/>
                                <w:sz w:val="21"/>
                                <w:szCs w:val="21"/>
                              </w:rPr>
                              <w:t xml:space="preserve"> </w:t>
                            </w:r>
                            <w:r w:rsidRPr="00444B34">
                              <w:rPr>
                                <w:rFonts w:ascii="Consolas" w:eastAsia="Times New Roman" w:hAnsi="Consolas" w:cs="Times New Roman"/>
                                <w:color w:val="D4D4D4"/>
                                <w:sz w:val="21"/>
                                <w:szCs w:val="21"/>
                              </w:rPr>
                              <w:t>=</w:t>
                            </w:r>
                            <w:r w:rsidRPr="00444B34">
                              <w:rPr>
                                <w:rFonts w:ascii="Consolas" w:eastAsia="Times New Roman" w:hAnsi="Consolas" w:cs="Times New Roman"/>
                                <w:color w:val="CCCCCC"/>
                                <w:sz w:val="21"/>
                                <w:szCs w:val="21"/>
                              </w:rPr>
                              <w:t xml:space="preserve"> []</w:t>
                            </w:r>
                          </w:p>
                          <w:p w14:paraId="1B479D4A" w14:textId="77777777" w:rsidR="00444B34" w:rsidRPr="00444B34" w:rsidRDefault="00444B34" w:rsidP="00444B34">
                            <w:pPr>
                              <w:shd w:val="clear" w:color="auto" w:fill="1F1F1F"/>
                              <w:spacing w:line="285" w:lineRule="atLeast"/>
                              <w:rPr>
                                <w:rFonts w:ascii="Consolas" w:eastAsia="Times New Roman" w:hAnsi="Consolas" w:cs="Times New Roman"/>
                                <w:color w:val="CCCCCC"/>
                                <w:sz w:val="21"/>
                                <w:szCs w:val="21"/>
                              </w:rPr>
                            </w:pPr>
                          </w:p>
                          <w:p w14:paraId="2569CE31" w14:textId="77777777" w:rsidR="00444B34" w:rsidRPr="00444B34" w:rsidRDefault="00444B34" w:rsidP="00444B34">
                            <w:pPr>
                              <w:shd w:val="clear" w:color="auto" w:fill="1F1F1F"/>
                              <w:spacing w:line="285" w:lineRule="atLeast"/>
                              <w:rPr>
                                <w:rFonts w:ascii="Consolas" w:eastAsia="Times New Roman" w:hAnsi="Consolas" w:cs="Times New Roman"/>
                                <w:color w:val="CCCCCC"/>
                                <w:sz w:val="21"/>
                                <w:szCs w:val="21"/>
                              </w:rPr>
                            </w:pPr>
                            <w:r w:rsidRPr="00444B34">
                              <w:rPr>
                                <w:rFonts w:ascii="Consolas" w:eastAsia="Times New Roman" w:hAnsi="Consolas" w:cs="Times New Roman"/>
                                <w:color w:val="CCCCCC"/>
                                <w:sz w:val="21"/>
                                <w:szCs w:val="21"/>
                              </w:rPr>
                              <w:t xml:space="preserve">    </w:t>
                            </w:r>
                            <w:r w:rsidRPr="00444B34">
                              <w:rPr>
                                <w:rFonts w:ascii="Consolas" w:eastAsia="Times New Roman" w:hAnsi="Consolas" w:cs="Times New Roman"/>
                                <w:color w:val="C586C0"/>
                                <w:sz w:val="21"/>
                                <w:szCs w:val="21"/>
                              </w:rPr>
                              <w:t>for</w:t>
                            </w:r>
                            <w:r w:rsidRPr="00444B34">
                              <w:rPr>
                                <w:rFonts w:ascii="Consolas" w:eastAsia="Times New Roman" w:hAnsi="Consolas" w:cs="Times New Roman"/>
                                <w:color w:val="CCCCCC"/>
                                <w:sz w:val="21"/>
                                <w:szCs w:val="21"/>
                              </w:rPr>
                              <w:t xml:space="preserve"> </w:t>
                            </w:r>
                            <w:r w:rsidRPr="00444B34">
                              <w:rPr>
                                <w:rFonts w:ascii="Consolas" w:eastAsia="Times New Roman" w:hAnsi="Consolas" w:cs="Times New Roman"/>
                                <w:color w:val="9CDCFE"/>
                                <w:sz w:val="21"/>
                                <w:szCs w:val="21"/>
                              </w:rPr>
                              <w:t>filename</w:t>
                            </w:r>
                            <w:r w:rsidRPr="00444B34">
                              <w:rPr>
                                <w:rFonts w:ascii="Consolas" w:eastAsia="Times New Roman" w:hAnsi="Consolas" w:cs="Times New Roman"/>
                                <w:color w:val="CCCCCC"/>
                                <w:sz w:val="21"/>
                                <w:szCs w:val="21"/>
                              </w:rPr>
                              <w:t xml:space="preserve"> </w:t>
                            </w:r>
                            <w:r w:rsidRPr="00444B34">
                              <w:rPr>
                                <w:rFonts w:ascii="Consolas" w:eastAsia="Times New Roman" w:hAnsi="Consolas" w:cs="Times New Roman"/>
                                <w:color w:val="C586C0"/>
                                <w:sz w:val="21"/>
                                <w:szCs w:val="21"/>
                              </w:rPr>
                              <w:t>in</w:t>
                            </w:r>
                            <w:r w:rsidRPr="00444B34">
                              <w:rPr>
                                <w:rFonts w:ascii="Consolas" w:eastAsia="Times New Roman" w:hAnsi="Consolas" w:cs="Times New Roman"/>
                                <w:color w:val="CCCCCC"/>
                                <w:sz w:val="21"/>
                                <w:szCs w:val="21"/>
                              </w:rPr>
                              <w:t xml:space="preserve"> </w:t>
                            </w:r>
                            <w:proofErr w:type="spellStart"/>
                            <w:proofErr w:type="gramStart"/>
                            <w:r w:rsidRPr="00444B34">
                              <w:rPr>
                                <w:rFonts w:ascii="Consolas" w:eastAsia="Times New Roman" w:hAnsi="Consolas" w:cs="Times New Roman"/>
                                <w:color w:val="4EC9B0"/>
                                <w:sz w:val="21"/>
                                <w:szCs w:val="21"/>
                              </w:rPr>
                              <w:t>os</w:t>
                            </w:r>
                            <w:r w:rsidRPr="00444B34">
                              <w:rPr>
                                <w:rFonts w:ascii="Consolas" w:eastAsia="Times New Roman" w:hAnsi="Consolas" w:cs="Times New Roman"/>
                                <w:color w:val="CCCCCC"/>
                                <w:sz w:val="21"/>
                                <w:szCs w:val="21"/>
                              </w:rPr>
                              <w:t>.</w:t>
                            </w:r>
                            <w:r w:rsidRPr="00444B34">
                              <w:rPr>
                                <w:rFonts w:ascii="Consolas" w:eastAsia="Times New Roman" w:hAnsi="Consolas" w:cs="Times New Roman"/>
                                <w:color w:val="DCDCAA"/>
                                <w:sz w:val="21"/>
                                <w:szCs w:val="21"/>
                              </w:rPr>
                              <w:t>listdir</w:t>
                            </w:r>
                            <w:proofErr w:type="spellEnd"/>
                            <w:proofErr w:type="gramEnd"/>
                            <w:r w:rsidRPr="00444B34">
                              <w:rPr>
                                <w:rFonts w:ascii="Consolas" w:eastAsia="Times New Roman" w:hAnsi="Consolas" w:cs="Times New Roman"/>
                                <w:color w:val="CCCCCC"/>
                                <w:sz w:val="21"/>
                                <w:szCs w:val="21"/>
                              </w:rPr>
                              <w:t>(</w:t>
                            </w:r>
                            <w:r w:rsidRPr="00444B34">
                              <w:rPr>
                                <w:rFonts w:ascii="Consolas" w:eastAsia="Times New Roman" w:hAnsi="Consolas" w:cs="Times New Roman"/>
                                <w:color w:val="9CDCFE"/>
                                <w:sz w:val="21"/>
                                <w:szCs w:val="21"/>
                              </w:rPr>
                              <w:t>path</w:t>
                            </w:r>
                            <w:r w:rsidRPr="00444B34">
                              <w:rPr>
                                <w:rFonts w:ascii="Consolas" w:eastAsia="Times New Roman" w:hAnsi="Consolas" w:cs="Times New Roman"/>
                                <w:color w:val="CCCCCC"/>
                                <w:sz w:val="21"/>
                                <w:szCs w:val="21"/>
                              </w:rPr>
                              <w:t>):</w:t>
                            </w:r>
                          </w:p>
                          <w:p w14:paraId="6717EB04" w14:textId="77777777" w:rsidR="00444B34" w:rsidRPr="00444B34" w:rsidRDefault="00444B34" w:rsidP="00444B34">
                            <w:pPr>
                              <w:shd w:val="clear" w:color="auto" w:fill="1F1F1F"/>
                              <w:spacing w:line="285" w:lineRule="atLeast"/>
                              <w:rPr>
                                <w:rFonts w:ascii="Consolas" w:eastAsia="Times New Roman" w:hAnsi="Consolas" w:cs="Times New Roman"/>
                                <w:color w:val="CCCCCC"/>
                                <w:sz w:val="21"/>
                                <w:szCs w:val="21"/>
                              </w:rPr>
                            </w:pPr>
                            <w:r w:rsidRPr="00444B34">
                              <w:rPr>
                                <w:rFonts w:ascii="Consolas" w:eastAsia="Times New Roman" w:hAnsi="Consolas" w:cs="Times New Roman"/>
                                <w:color w:val="CCCCCC"/>
                                <w:sz w:val="21"/>
                                <w:szCs w:val="21"/>
                              </w:rPr>
                              <w:t xml:space="preserve">        </w:t>
                            </w:r>
                            <w:proofErr w:type="spellStart"/>
                            <w:r w:rsidRPr="00444B34">
                              <w:rPr>
                                <w:rFonts w:ascii="Consolas" w:eastAsia="Times New Roman" w:hAnsi="Consolas" w:cs="Times New Roman"/>
                                <w:color w:val="9CDCFE"/>
                                <w:sz w:val="21"/>
                                <w:szCs w:val="21"/>
                              </w:rPr>
                              <w:t>full_name</w:t>
                            </w:r>
                            <w:proofErr w:type="spellEnd"/>
                            <w:r w:rsidRPr="00444B34">
                              <w:rPr>
                                <w:rFonts w:ascii="Consolas" w:eastAsia="Times New Roman" w:hAnsi="Consolas" w:cs="Times New Roman"/>
                                <w:color w:val="CCCCCC"/>
                                <w:sz w:val="21"/>
                                <w:szCs w:val="21"/>
                              </w:rPr>
                              <w:t xml:space="preserve"> </w:t>
                            </w:r>
                            <w:r w:rsidRPr="00444B34">
                              <w:rPr>
                                <w:rFonts w:ascii="Consolas" w:eastAsia="Times New Roman" w:hAnsi="Consolas" w:cs="Times New Roman"/>
                                <w:color w:val="D4D4D4"/>
                                <w:sz w:val="21"/>
                                <w:szCs w:val="21"/>
                              </w:rPr>
                              <w:t>=</w:t>
                            </w:r>
                            <w:r w:rsidRPr="00444B34">
                              <w:rPr>
                                <w:rFonts w:ascii="Consolas" w:eastAsia="Times New Roman" w:hAnsi="Consolas" w:cs="Times New Roman"/>
                                <w:color w:val="CCCCCC"/>
                                <w:sz w:val="21"/>
                                <w:szCs w:val="21"/>
                              </w:rPr>
                              <w:t xml:space="preserve"> </w:t>
                            </w:r>
                            <w:proofErr w:type="spellStart"/>
                            <w:proofErr w:type="gramStart"/>
                            <w:r w:rsidRPr="00444B34">
                              <w:rPr>
                                <w:rFonts w:ascii="Consolas" w:eastAsia="Times New Roman" w:hAnsi="Consolas" w:cs="Times New Roman"/>
                                <w:color w:val="4EC9B0"/>
                                <w:sz w:val="21"/>
                                <w:szCs w:val="21"/>
                              </w:rPr>
                              <w:t>os</w:t>
                            </w:r>
                            <w:r w:rsidRPr="00444B34">
                              <w:rPr>
                                <w:rFonts w:ascii="Consolas" w:eastAsia="Times New Roman" w:hAnsi="Consolas" w:cs="Times New Roman"/>
                                <w:color w:val="CCCCCC"/>
                                <w:sz w:val="21"/>
                                <w:szCs w:val="21"/>
                              </w:rPr>
                              <w:t>.</w:t>
                            </w:r>
                            <w:r w:rsidRPr="00444B34">
                              <w:rPr>
                                <w:rFonts w:ascii="Consolas" w:eastAsia="Times New Roman" w:hAnsi="Consolas" w:cs="Times New Roman"/>
                                <w:color w:val="9CDCFE"/>
                                <w:sz w:val="21"/>
                                <w:szCs w:val="21"/>
                              </w:rPr>
                              <w:t>path</w:t>
                            </w:r>
                            <w:proofErr w:type="gramEnd"/>
                            <w:r w:rsidRPr="00444B34">
                              <w:rPr>
                                <w:rFonts w:ascii="Consolas" w:eastAsia="Times New Roman" w:hAnsi="Consolas" w:cs="Times New Roman"/>
                                <w:color w:val="CCCCCC"/>
                                <w:sz w:val="21"/>
                                <w:szCs w:val="21"/>
                              </w:rPr>
                              <w:t>.</w:t>
                            </w:r>
                            <w:r w:rsidRPr="00444B34">
                              <w:rPr>
                                <w:rFonts w:ascii="Consolas" w:eastAsia="Times New Roman" w:hAnsi="Consolas" w:cs="Times New Roman"/>
                                <w:color w:val="DCDCAA"/>
                                <w:sz w:val="21"/>
                                <w:szCs w:val="21"/>
                              </w:rPr>
                              <w:t>join</w:t>
                            </w:r>
                            <w:proofErr w:type="spellEnd"/>
                            <w:r w:rsidRPr="00444B34">
                              <w:rPr>
                                <w:rFonts w:ascii="Consolas" w:eastAsia="Times New Roman" w:hAnsi="Consolas" w:cs="Times New Roman"/>
                                <w:color w:val="CCCCCC"/>
                                <w:sz w:val="21"/>
                                <w:szCs w:val="21"/>
                              </w:rPr>
                              <w:t>(</w:t>
                            </w:r>
                            <w:proofErr w:type="spellStart"/>
                            <w:r w:rsidRPr="00444B34">
                              <w:rPr>
                                <w:rFonts w:ascii="Consolas" w:eastAsia="Times New Roman" w:hAnsi="Consolas" w:cs="Times New Roman"/>
                                <w:color w:val="9CDCFE"/>
                                <w:sz w:val="21"/>
                                <w:szCs w:val="21"/>
                              </w:rPr>
                              <w:t>path</w:t>
                            </w:r>
                            <w:r w:rsidRPr="00444B34">
                              <w:rPr>
                                <w:rFonts w:ascii="Consolas" w:eastAsia="Times New Roman" w:hAnsi="Consolas" w:cs="Times New Roman"/>
                                <w:color w:val="CCCCCC"/>
                                <w:sz w:val="21"/>
                                <w:szCs w:val="21"/>
                              </w:rPr>
                              <w:t>,</w:t>
                            </w:r>
                            <w:r w:rsidRPr="00444B34">
                              <w:rPr>
                                <w:rFonts w:ascii="Consolas" w:eastAsia="Times New Roman" w:hAnsi="Consolas" w:cs="Times New Roman"/>
                                <w:color w:val="9CDCFE"/>
                                <w:sz w:val="21"/>
                                <w:szCs w:val="21"/>
                              </w:rPr>
                              <w:t>filename</w:t>
                            </w:r>
                            <w:proofErr w:type="spellEnd"/>
                            <w:r w:rsidRPr="00444B34">
                              <w:rPr>
                                <w:rFonts w:ascii="Consolas" w:eastAsia="Times New Roman" w:hAnsi="Consolas" w:cs="Times New Roman"/>
                                <w:color w:val="CCCCCC"/>
                                <w:sz w:val="21"/>
                                <w:szCs w:val="21"/>
                              </w:rPr>
                              <w:t>)</w:t>
                            </w:r>
                          </w:p>
                          <w:p w14:paraId="1B9FE1A8" w14:textId="77777777" w:rsidR="00444B34" w:rsidRPr="00444B34" w:rsidRDefault="00444B34" w:rsidP="00444B34">
                            <w:pPr>
                              <w:shd w:val="clear" w:color="auto" w:fill="1F1F1F"/>
                              <w:spacing w:line="285" w:lineRule="atLeast"/>
                              <w:rPr>
                                <w:rFonts w:ascii="Consolas" w:eastAsia="Times New Roman" w:hAnsi="Consolas" w:cs="Times New Roman"/>
                                <w:color w:val="CCCCCC"/>
                                <w:sz w:val="21"/>
                                <w:szCs w:val="21"/>
                              </w:rPr>
                            </w:pPr>
                            <w:r w:rsidRPr="00444B34">
                              <w:rPr>
                                <w:rFonts w:ascii="Consolas" w:eastAsia="Times New Roman" w:hAnsi="Consolas" w:cs="Times New Roman"/>
                                <w:color w:val="CCCCCC"/>
                                <w:sz w:val="21"/>
                                <w:szCs w:val="21"/>
                              </w:rPr>
                              <w:t xml:space="preserve">        </w:t>
                            </w:r>
                            <w:r w:rsidRPr="00444B34">
                              <w:rPr>
                                <w:rFonts w:ascii="Consolas" w:eastAsia="Times New Roman" w:hAnsi="Consolas" w:cs="Times New Roman"/>
                                <w:color w:val="C586C0"/>
                                <w:sz w:val="21"/>
                                <w:szCs w:val="21"/>
                              </w:rPr>
                              <w:t>if</w:t>
                            </w:r>
                            <w:r w:rsidRPr="00444B34">
                              <w:rPr>
                                <w:rFonts w:ascii="Consolas" w:eastAsia="Times New Roman" w:hAnsi="Consolas" w:cs="Times New Roman"/>
                                <w:color w:val="CCCCCC"/>
                                <w:sz w:val="21"/>
                                <w:szCs w:val="21"/>
                              </w:rPr>
                              <w:t xml:space="preserve"> </w:t>
                            </w:r>
                            <w:proofErr w:type="spellStart"/>
                            <w:proofErr w:type="gramStart"/>
                            <w:r w:rsidRPr="00444B34">
                              <w:rPr>
                                <w:rFonts w:ascii="Consolas" w:eastAsia="Times New Roman" w:hAnsi="Consolas" w:cs="Times New Roman"/>
                                <w:color w:val="9CDCFE"/>
                                <w:sz w:val="21"/>
                                <w:szCs w:val="21"/>
                              </w:rPr>
                              <w:t>filename</w:t>
                            </w:r>
                            <w:r w:rsidRPr="00444B34">
                              <w:rPr>
                                <w:rFonts w:ascii="Consolas" w:eastAsia="Times New Roman" w:hAnsi="Consolas" w:cs="Times New Roman"/>
                                <w:color w:val="CCCCCC"/>
                                <w:sz w:val="21"/>
                                <w:szCs w:val="21"/>
                              </w:rPr>
                              <w:t>.endswith</w:t>
                            </w:r>
                            <w:proofErr w:type="spellEnd"/>
                            <w:proofErr w:type="gramEnd"/>
                            <w:r w:rsidRPr="00444B34">
                              <w:rPr>
                                <w:rFonts w:ascii="Consolas" w:eastAsia="Times New Roman" w:hAnsi="Consolas" w:cs="Times New Roman"/>
                                <w:color w:val="CCCCCC"/>
                                <w:sz w:val="21"/>
                                <w:szCs w:val="21"/>
                              </w:rPr>
                              <w:t>(</w:t>
                            </w:r>
                            <w:r w:rsidRPr="00444B34">
                              <w:rPr>
                                <w:rFonts w:ascii="Consolas" w:eastAsia="Times New Roman" w:hAnsi="Consolas" w:cs="Times New Roman"/>
                                <w:color w:val="CE9178"/>
                                <w:sz w:val="21"/>
                                <w:szCs w:val="21"/>
                              </w:rPr>
                              <w:t>".csv"</w:t>
                            </w:r>
                            <w:r w:rsidRPr="00444B34">
                              <w:rPr>
                                <w:rFonts w:ascii="Consolas" w:eastAsia="Times New Roman" w:hAnsi="Consolas" w:cs="Times New Roman"/>
                                <w:color w:val="CCCCCC"/>
                                <w:sz w:val="21"/>
                                <w:szCs w:val="21"/>
                              </w:rPr>
                              <w:t xml:space="preserve">) </w:t>
                            </w:r>
                            <w:r w:rsidRPr="00444B34">
                              <w:rPr>
                                <w:rFonts w:ascii="Consolas" w:eastAsia="Times New Roman" w:hAnsi="Consolas" w:cs="Times New Roman"/>
                                <w:color w:val="569CD6"/>
                                <w:sz w:val="21"/>
                                <w:szCs w:val="21"/>
                              </w:rPr>
                              <w:t>and</w:t>
                            </w:r>
                            <w:r w:rsidRPr="00444B34">
                              <w:rPr>
                                <w:rFonts w:ascii="Consolas" w:eastAsia="Times New Roman" w:hAnsi="Consolas" w:cs="Times New Roman"/>
                                <w:color w:val="CCCCCC"/>
                                <w:sz w:val="21"/>
                                <w:szCs w:val="21"/>
                              </w:rPr>
                              <w:t xml:space="preserve"> </w:t>
                            </w:r>
                            <w:r w:rsidRPr="00444B34">
                              <w:rPr>
                                <w:rFonts w:ascii="Consolas" w:eastAsia="Times New Roman" w:hAnsi="Consolas" w:cs="Times New Roman"/>
                                <w:color w:val="CE9178"/>
                                <w:sz w:val="21"/>
                                <w:szCs w:val="21"/>
                              </w:rPr>
                              <w:t>"</w:t>
                            </w:r>
                            <w:proofErr w:type="spellStart"/>
                            <w:r w:rsidRPr="00444B34">
                              <w:rPr>
                                <w:rFonts w:ascii="Consolas" w:eastAsia="Times New Roman" w:hAnsi="Consolas" w:cs="Times New Roman"/>
                                <w:color w:val="CE9178"/>
                                <w:sz w:val="21"/>
                                <w:szCs w:val="21"/>
                              </w:rPr>
                              <w:t>picturedata</w:t>
                            </w:r>
                            <w:proofErr w:type="spellEnd"/>
                            <w:r w:rsidRPr="00444B34">
                              <w:rPr>
                                <w:rFonts w:ascii="Consolas" w:eastAsia="Times New Roman" w:hAnsi="Consolas" w:cs="Times New Roman"/>
                                <w:color w:val="CE9178"/>
                                <w:sz w:val="21"/>
                                <w:szCs w:val="21"/>
                              </w:rPr>
                              <w:t>"</w:t>
                            </w:r>
                            <w:r w:rsidRPr="00444B34">
                              <w:rPr>
                                <w:rFonts w:ascii="Consolas" w:eastAsia="Times New Roman" w:hAnsi="Consolas" w:cs="Times New Roman"/>
                                <w:color w:val="CCCCCC"/>
                                <w:sz w:val="21"/>
                                <w:szCs w:val="21"/>
                              </w:rPr>
                              <w:t>\</w:t>
                            </w:r>
                          </w:p>
                          <w:p w14:paraId="5FA09E68" w14:textId="77777777" w:rsidR="00444B34" w:rsidRPr="00444B34" w:rsidRDefault="00444B34" w:rsidP="00444B34">
                            <w:pPr>
                              <w:shd w:val="clear" w:color="auto" w:fill="1F1F1F"/>
                              <w:spacing w:line="285" w:lineRule="atLeast"/>
                              <w:rPr>
                                <w:rFonts w:ascii="Consolas" w:eastAsia="Times New Roman" w:hAnsi="Consolas" w:cs="Times New Roman"/>
                                <w:color w:val="CCCCCC"/>
                                <w:sz w:val="21"/>
                                <w:szCs w:val="21"/>
                              </w:rPr>
                            </w:pPr>
                            <w:r w:rsidRPr="00444B34">
                              <w:rPr>
                                <w:rFonts w:ascii="Consolas" w:eastAsia="Times New Roman" w:hAnsi="Consolas" w:cs="Times New Roman"/>
                                <w:color w:val="CCCCCC"/>
                                <w:sz w:val="21"/>
                                <w:szCs w:val="21"/>
                              </w:rPr>
                              <w:t xml:space="preserve">              </w:t>
                            </w:r>
                            <w:r w:rsidRPr="00444B34">
                              <w:rPr>
                                <w:rFonts w:ascii="Consolas" w:eastAsia="Times New Roman" w:hAnsi="Consolas" w:cs="Times New Roman"/>
                                <w:color w:val="569CD6"/>
                                <w:sz w:val="21"/>
                                <w:szCs w:val="21"/>
                              </w:rPr>
                              <w:t>in</w:t>
                            </w:r>
                            <w:r w:rsidRPr="00444B34">
                              <w:rPr>
                                <w:rFonts w:ascii="Consolas" w:eastAsia="Times New Roman" w:hAnsi="Consolas" w:cs="Times New Roman"/>
                                <w:color w:val="CCCCCC"/>
                                <w:sz w:val="21"/>
                                <w:szCs w:val="21"/>
                              </w:rPr>
                              <w:t xml:space="preserve"> </w:t>
                            </w:r>
                            <w:r w:rsidRPr="00444B34">
                              <w:rPr>
                                <w:rFonts w:ascii="Consolas" w:eastAsia="Times New Roman" w:hAnsi="Consolas" w:cs="Times New Roman"/>
                                <w:color w:val="9CDCFE"/>
                                <w:sz w:val="21"/>
                                <w:szCs w:val="21"/>
                              </w:rPr>
                              <w:t>filename</w:t>
                            </w:r>
                            <w:r w:rsidRPr="00444B34">
                              <w:rPr>
                                <w:rFonts w:ascii="Consolas" w:eastAsia="Times New Roman" w:hAnsi="Consolas" w:cs="Times New Roman"/>
                                <w:color w:val="CCCCCC"/>
                                <w:sz w:val="21"/>
                                <w:szCs w:val="21"/>
                              </w:rPr>
                              <w:t xml:space="preserve"> </w:t>
                            </w:r>
                            <w:r w:rsidRPr="00444B34">
                              <w:rPr>
                                <w:rFonts w:ascii="Consolas" w:eastAsia="Times New Roman" w:hAnsi="Consolas" w:cs="Times New Roman"/>
                                <w:color w:val="569CD6"/>
                                <w:sz w:val="21"/>
                                <w:szCs w:val="21"/>
                              </w:rPr>
                              <w:t>and</w:t>
                            </w:r>
                            <w:r w:rsidRPr="00444B34">
                              <w:rPr>
                                <w:rFonts w:ascii="Consolas" w:eastAsia="Times New Roman" w:hAnsi="Consolas" w:cs="Times New Roman"/>
                                <w:color w:val="CCCCCC"/>
                                <w:sz w:val="21"/>
                                <w:szCs w:val="21"/>
                              </w:rPr>
                              <w:t xml:space="preserve"> </w:t>
                            </w:r>
                            <w:proofErr w:type="spellStart"/>
                            <w:proofErr w:type="gramStart"/>
                            <w:r w:rsidRPr="00444B34">
                              <w:rPr>
                                <w:rFonts w:ascii="Consolas" w:eastAsia="Times New Roman" w:hAnsi="Consolas" w:cs="Times New Roman"/>
                                <w:color w:val="4EC9B0"/>
                                <w:sz w:val="21"/>
                                <w:szCs w:val="21"/>
                              </w:rPr>
                              <w:t>os</w:t>
                            </w:r>
                            <w:r w:rsidRPr="00444B34">
                              <w:rPr>
                                <w:rFonts w:ascii="Consolas" w:eastAsia="Times New Roman" w:hAnsi="Consolas" w:cs="Times New Roman"/>
                                <w:color w:val="CCCCCC"/>
                                <w:sz w:val="21"/>
                                <w:szCs w:val="21"/>
                              </w:rPr>
                              <w:t>.</w:t>
                            </w:r>
                            <w:r w:rsidRPr="00444B34">
                              <w:rPr>
                                <w:rFonts w:ascii="Consolas" w:eastAsia="Times New Roman" w:hAnsi="Consolas" w:cs="Times New Roman"/>
                                <w:color w:val="9CDCFE"/>
                                <w:sz w:val="21"/>
                                <w:szCs w:val="21"/>
                              </w:rPr>
                              <w:t>path</w:t>
                            </w:r>
                            <w:proofErr w:type="gramEnd"/>
                            <w:r w:rsidRPr="00444B34">
                              <w:rPr>
                                <w:rFonts w:ascii="Consolas" w:eastAsia="Times New Roman" w:hAnsi="Consolas" w:cs="Times New Roman"/>
                                <w:color w:val="CCCCCC"/>
                                <w:sz w:val="21"/>
                                <w:szCs w:val="21"/>
                              </w:rPr>
                              <w:t>.</w:t>
                            </w:r>
                            <w:r w:rsidRPr="00444B34">
                              <w:rPr>
                                <w:rFonts w:ascii="Consolas" w:eastAsia="Times New Roman" w:hAnsi="Consolas" w:cs="Times New Roman"/>
                                <w:color w:val="DCDCAA"/>
                                <w:sz w:val="21"/>
                                <w:szCs w:val="21"/>
                              </w:rPr>
                              <w:t>isfile</w:t>
                            </w:r>
                            <w:proofErr w:type="spellEnd"/>
                            <w:r w:rsidRPr="00444B34">
                              <w:rPr>
                                <w:rFonts w:ascii="Consolas" w:eastAsia="Times New Roman" w:hAnsi="Consolas" w:cs="Times New Roman"/>
                                <w:color w:val="CCCCCC"/>
                                <w:sz w:val="21"/>
                                <w:szCs w:val="21"/>
                              </w:rPr>
                              <w:t>(</w:t>
                            </w:r>
                            <w:proofErr w:type="spellStart"/>
                            <w:r w:rsidRPr="00444B34">
                              <w:rPr>
                                <w:rFonts w:ascii="Consolas" w:eastAsia="Times New Roman" w:hAnsi="Consolas" w:cs="Times New Roman"/>
                                <w:color w:val="9CDCFE"/>
                                <w:sz w:val="21"/>
                                <w:szCs w:val="21"/>
                              </w:rPr>
                              <w:t>full_name</w:t>
                            </w:r>
                            <w:proofErr w:type="spellEnd"/>
                            <w:r w:rsidRPr="00444B34">
                              <w:rPr>
                                <w:rFonts w:ascii="Consolas" w:eastAsia="Times New Roman" w:hAnsi="Consolas" w:cs="Times New Roman"/>
                                <w:color w:val="CCCCCC"/>
                                <w:sz w:val="21"/>
                                <w:szCs w:val="21"/>
                              </w:rPr>
                              <w:t>):</w:t>
                            </w:r>
                          </w:p>
                          <w:p w14:paraId="2FE9D459" w14:textId="77777777" w:rsidR="00444B34" w:rsidRPr="00444B34" w:rsidRDefault="00444B34" w:rsidP="00444B34">
                            <w:pPr>
                              <w:shd w:val="clear" w:color="auto" w:fill="1F1F1F"/>
                              <w:spacing w:line="285" w:lineRule="atLeast"/>
                              <w:rPr>
                                <w:rFonts w:ascii="Consolas" w:eastAsia="Times New Roman" w:hAnsi="Consolas" w:cs="Times New Roman"/>
                                <w:color w:val="CCCCCC"/>
                                <w:sz w:val="21"/>
                                <w:szCs w:val="21"/>
                              </w:rPr>
                            </w:pPr>
                            <w:r w:rsidRPr="00444B34">
                              <w:rPr>
                                <w:rFonts w:ascii="Consolas" w:eastAsia="Times New Roman" w:hAnsi="Consolas" w:cs="Times New Roman"/>
                                <w:color w:val="CCCCCC"/>
                                <w:sz w:val="21"/>
                                <w:szCs w:val="21"/>
                              </w:rPr>
                              <w:t xml:space="preserve">            </w:t>
                            </w:r>
                            <w:proofErr w:type="spellStart"/>
                            <w:r w:rsidRPr="00444B34">
                              <w:rPr>
                                <w:rFonts w:ascii="Consolas" w:eastAsia="Times New Roman" w:hAnsi="Consolas" w:cs="Times New Roman"/>
                                <w:color w:val="9CDCFE"/>
                                <w:sz w:val="21"/>
                                <w:szCs w:val="21"/>
                              </w:rPr>
                              <w:t>ts_list</w:t>
                            </w:r>
                            <w:proofErr w:type="spellEnd"/>
                            <w:r w:rsidRPr="00444B34">
                              <w:rPr>
                                <w:rFonts w:ascii="Consolas" w:eastAsia="Times New Roman" w:hAnsi="Consolas" w:cs="Times New Roman"/>
                                <w:color w:val="CCCCCC"/>
                                <w:sz w:val="21"/>
                                <w:szCs w:val="21"/>
                              </w:rPr>
                              <w:t xml:space="preserve"> </w:t>
                            </w:r>
                            <w:r w:rsidRPr="00444B34">
                              <w:rPr>
                                <w:rFonts w:ascii="Consolas" w:eastAsia="Times New Roman" w:hAnsi="Consolas" w:cs="Times New Roman"/>
                                <w:color w:val="D4D4D4"/>
                                <w:sz w:val="21"/>
                                <w:szCs w:val="21"/>
                              </w:rPr>
                              <w:t>=</w:t>
                            </w:r>
                            <w:r w:rsidRPr="00444B34">
                              <w:rPr>
                                <w:rFonts w:ascii="Consolas" w:eastAsia="Times New Roman" w:hAnsi="Consolas" w:cs="Times New Roman"/>
                                <w:color w:val="CCCCCC"/>
                                <w:sz w:val="21"/>
                                <w:szCs w:val="21"/>
                              </w:rPr>
                              <w:t xml:space="preserve"> </w:t>
                            </w:r>
                            <w:proofErr w:type="spellStart"/>
                            <w:proofErr w:type="gramStart"/>
                            <w:r w:rsidRPr="00444B34">
                              <w:rPr>
                                <w:rFonts w:ascii="Consolas" w:eastAsia="Times New Roman" w:hAnsi="Consolas" w:cs="Times New Roman"/>
                                <w:color w:val="4EC9B0"/>
                                <w:sz w:val="21"/>
                                <w:szCs w:val="21"/>
                              </w:rPr>
                              <w:t>re</w:t>
                            </w:r>
                            <w:r w:rsidRPr="00444B34">
                              <w:rPr>
                                <w:rFonts w:ascii="Consolas" w:eastAsia="Times New Roman" w:hAnsi="Consolas" w:cs="Times New Roman"/>
                                <w:color w:val="CCCCCC"/>
                                <w:sz w:val="21"/>
                                <w:szCs w:val="21"/>
                              </w:rPr>
                              <w:t>.</w:t>
                            </w:r>
                            <w:r w:rsidRPr="00444B34">
                              <w:rPr>
                                <w:rFonts w:ascii="Consolas" w:eastAsia="Times New Roman" w:hAnsi="Consolas" w:cs="Times New Roman"/>
                                <w:color w:val="DCDCAA"/>
                                <w:sz w:val="21"/>
                                <w:szCs w:val="21"/>
                              </w:rPr>
                              <w:t>findall</w:t>
                            </w:r>
                            <w:proofErr w:type="spellEnd"/>
                            <w:proofErr w:type="gramEnd"/>
                            <w:r w:rsidRPr="00444B34">
                              <w:rPr>
                                <w:rFonts w:ascii="Consolas" w:eastAsia="Times New Roman" w:hAnsi="Consolas" w:cs="Times New Roman"/>
                                <w:color w:val="CCCCCC"/>
                                <w:sz w:val="21"/>
                                <w:szCs w:val="21"/>
                              </w:rPr>
                              <w:t>(</w:t>
                            </w:r>
                            <w:r w:rsidRPr="00444B34">
                              <w:rPr>
                                <w:rFonts w:ascii="Consolas" w:eastAsia="Times New Roman" w:hAnsi="Consolas" w:cs="Times New Roman"/>
                                <w:color w:val="569CD6"/>
                                <w:sz w:val="21"/>
                                <w:szCs w:val="21"/>
                              </w:rPr>
                              <w:t>r</w:t>
                            </w:r>
                            <w:r w:rsidRPr="00444B34">
                              <w:rPr>
                                <w:rFonts w:ascii="Consolas" w:eastAsia="Times New Roman" w:hAnsi="Consolas" w:cs="Times New Roman"/>
                                <w:color w:val="D16969"/>
                                <w:sz w:val="21"/>
                                <w:szCs w:val="21"/>
                              </w:rPr>
                              <w:t>'\</w:t>
                            </w:r>
                            <w:proofErr w:type="spellStart"/>
                            <w:r w:rsidRPr="00444B34">
                              <w:rPr>
                                <w:rFonts w:ascii="Consolas" w:eastAsia="Times New Roman" w:hAnsi="Consolas" w:cs="Times New Roman"/>
                                <w:color w:val="D16969"/>
                                <w:sz w:val="21"/>
                                <w:szCs w:val="21"/>
                              </w:rPr>
                              <w:t>d</w:t>
                            </w:r>
                            <w:r w:rsidRPr="00444B34">
                              <w:rPr>
                                <w:rFonts w:ascii="Consolas" w:eastAsia="Times New Roman" w:hAnsi="Consolas" w:cs="Times New Roman"/>
                                <w:color w:val="D7BA7D"/>
                                <w:sz w:val="21"/>
                                <w:szCs w:val="21"/>
                              </w:rPr>
                              <w:t>+</w:t>
                            </w:r>
                            <w:r w:rsidRPr="00444B34">
                              <w:rPr>
                                <w:rFonts w:ascii="Consolas" w:eastAsia="Times New Roman" w:hAnsi="Consolas" w:cs="Times New Roman"/>
                                <w:color w:val="D16969"/>
                                <w:sz w:val="21"/>
                                <w:szCs w:val="21"/>
                              </w:rPr>
                              <w:t>'</w:t>
                            </w:r>
                            <w:r w:rsidRPr="00444B34">
                              <w:rPr>
                                <w:rFonts w:ascii="Consolas" w:eastAsia="Times New Roman" w:hAnsi="Consolas" w:cs="Times New Roman"/>
                                <w:color w:val="CCCCCC"/>
                                <w:sz w:val="21"/>
                                <w:szCs w:val="21"/>
                              </w:rPr>
                              <w:t>,</w:t>
                            </w:r>
                            <w:r w:rsidRPr="00444B34">
                              <w:rPr>
                                <w:rFonts w:ascii="Consolas" w:eastAsia="Times New Roman" w:hAnsi="Consolas" w:cs="Times New Roman"/>
                                <w:color w:val="9CDCFE"/>
                                <w:sz w:val="21"/>
                                <w:szCs w:val="21"/>
                              </w:rPr>
                              <w:t>filename</w:t>
                            </w:r>
                            <w:proofErr w:type="spellEnd"/>
                            <w:r w:rsidRPr="00444B34">
                              <w:rPr>
                                <w:rFonts w:ascii="Consolas" w:eastAsia="Times New Roman" w:hAnsi="Consolas" w:cs="Times New Roman"/>
                                <w:color w:val="CCCCCC"/>
                                <w:sz w:val="21"/>
                                <w:szCs w:val="21"/>
                              </w:rPr>
                              <w:t>)</w:t>
                            </w:r>
                          </w:p>
                          <w:p w14:paraId="388428A2" w14:textId="77777777" w:rsidR="00444B34" w:rsidRPr="00444B34" w:rsidRDefault="00444B34" w:rsidP="00444B34">
                            <w:pPr>
                              <w:shd w:val="clear" w:color="auto" w:fill="1F1F1F"/>
                              <w:spacing w:line="285" w:lineRule="atLeast"/>
                              <w:rPr>
                                <w:rFonts w:ascii="Consolas" w:eastAsia="Times New Roman" w:hAnsi="Consolas" w:cs="Times New Roman"/>
                                <w:color w:val="CCCCCC"/>
                                <w:sz w:val="21"/>
                                <w:szCs w:val="21"/>
                              </w:rPr>
                            </w:pPr>
                            <w:r w:rsidRPr="00444B34">
                              <w:rPr>
                                <w:rFonts w:ascii="Consolas" w:eastAsia="Times New Roman" w:hAnsi="Consolas" w:cs="Times New Roman"/>
                                <w:color w:val="CCCCCC"/>
                                <w:sz w:val="21"/>
                                <w:szCs w:val="21"/>
                              </w:rPr>
                              <w:t xml:space="preserve">            </w:t>
                            </w:r>
                            <w:proofErr w:type="spellStart"/>
                            <w:r w:rsidRPr="00444B34">
                              <w:rPr>
                                <w:rFonts w:ascii="Consolas" w:eastAsia="Times New Roman" w:hAnsi="Consolas" w:cs="Times New Roman"/>
                                <w:color w:val="9CDCFE"/>
                                <w:sz w:val="21"/>
                                <w:szCs w:val="21"/>
                              </w:rPr>
                              <w:t>ts</w:t>
                            </w:r>
                            <w:proofErr w:type="spellEnd"/>
                            <w:r w:rsidRPr="00444B34">
                              <w:rPr>
                                <w:rFonts w:ascii="Consolas" w:eastAsia="Times New Roman" w:hAnsi="Consolas" w:cs="Times New Roman"/>
                                <w:color w:val="CCCCCC"/>
                                <w:sz w:val="21"/>
                                <w:szCs w:val="21"/>
                              </w:rPr>
                              <w:t xml:space="preserve"> </w:t>
                            </w:r>
                            <w:r w:rsidRPr="00444B34">
                              <w:rPr>
                                <w:rFonts w:ascii="Consolas" w:eastAsia="Times New Roman" w:hAnsi="Consolas" w:cs="Times New Roman"/>
                                <w:color w:val="D4D4D4"/>
                                <w:sz w:val="21"/>
                                <w:szCs w:val="21"/>
                              </w:rPr>
                              <w:t>=</w:t>
                            </w:r>
                            <w:r w:rsidRPr="00444B34">
                              <w:rPr>
                                <w:rFonts w:ascii="Consolas" w:eastAsia="Times New Roman" w:hAnsi="Consolas" w:cs="Times New Roman"/>
                                <w:color w:val="CCCCCC"/>
                                <w:sz w:val="21"/>
                                <w:szCs w:val="21"/>
                              </w:rPr>
                              <w:t xml:space="preserve"> </w:t>
                            </w:r>
                            <w:proofErr w:type="spellStart"/>
                            <w:r w:rsidRPr="00444B34">
                              <w:rPr>
                                <w:rFonts w:ascii="Consolas" w:eastAsia="Times New Roman" w:hAnsi="Consolas" w:cs="Times New Roman"/>
                                <w:color w:val="9CDCFE"/>
                                <w:sz w:val="21"/>
                                <w:szCs w:val="21"/>
                              </w:rPr>
                              <w:t>ts_</w:t>
                            </w:r>
                            <w:proofErr w:type="gramStart"/>
                            <w:r w:rsidRPr="00444B34">
                              <w:rPr>
                                <w:rFonts w:ascii="Consolas" w:eastAsia="Times New Roman" w:hAnsi="Consolas" w:cs="Times New Roman"/>
                                <w:color w:val="9CDCFE"/>
                                <w:sz w:val="21"/>
                                <w:szCs w:val="21"/>
                              </w:rPr>
                              <w:t>list</w:t>
                            </w:r>
                            <w:proofErr w:type="spellEnd"/>
                            <w:r w:rsidRPr="00444B34">
                              <w:rPr>
                                <w:rFonts w:ascii="Consolas" w:eastAsia="Times New Roman" w:hAnsi="Consolas" w:cs="Times New Roman"/>
                                <w:color w:val="CCCCCC"/>
                                <w:sz w:val="21"/>
                                <w:szCs w:val="21"/>
                              </w:rPr>
                              <w:t>[</w:t>
                            </w:r>
                            <w:proofErr w:type="gramEnd"/>
                            <w:r w:rsidRPr="00444B34">
                              <w:rPr>
                                <w:rFonts w:ascii="Consolas" w:eastAsia="Times New Roman" w:hAnsi="Consolas" w:cs="Times New Roman"/>
                                <w:color w:val="B5CEA8"/>
                                <w:sz w:val="21"/>
                                <w:szCs w:val="21"/>
                              </w:rPr>
                              <w:t>0</w:t>
                            </w:r>
                            <w:r w:rsidRPr="00444B34">
                              <w:rPr>
                                <w:rFonts w:ascii="Consolas" w:eastAsia="Times New Roman" w:hAnsi="Consolas" w:cs="Times New Roman"/>
                                <w:color w:val="CCCCCC"/>
                                <w:sz w:val="21"/>
                                <w:szCs w:val="21"/>
                              </w:rPr>
                              <w:t xml:space="preserve">] </w:t>
                            </w:r>
                            <w:r w:rsidRPr="00444B34">
                              <w:rPr>
                                <w:rFonts w:ascii="Consolas" w:eastAsia="Times New Roman" w:hAnsi="Consolas" w:cs="Times New Roman"/>
                                <w:color w:val="D4D4D4"/>
                                <w:sz w:val="21"/>
                                <w:szCs w:val="21"/>
                              </w:rPr>
                              <w:t>+</w:t>
                            </w:r>
                            <w:r w:rsidRPr="00444B34">
                              <w:rPr>
                                <w:rFonts w:ascii="Consolas" w:eastAsia="Times New Roman" w:hAnsi="Consolas" w:cs="Times New Roman"/>
                                <w:color w:val="CCCCCC"/>
                                <w:sz w:val="21"/>
                                <w:szCs w:val="21"/>
                              </w:rPr>
                              <w:t xml:space="preserve"> </w:t>
                            </w:r>
                            <w:r w:rsidRPr="00444B34">
                              <w:rPr>
                                <w:rFonts w:ascii="Consolas" w:eastAsia="Times New Roman" w:hAnsi="Consolas" w:cs="Times New Roman"/>
                                <w:color w:val="CE9178"/>
                                <w:sz w:val="21"/>
                                <w:szCs w:val="21"/>
                              </w:rPr>
                              <w:t>"."</w:t>
                            </w:r>
                            <w:r w:rsidRPr="00444B34">
                              <w:rPr>
                                <w:rFonts w:ascii="Consolas" w:eastAsia="Times New Roman" w:hAnsi="Consolas" w:cs="Times New Roman"/>
                                <w:color w:val="CCCCCC"/>
                                <w:sz w:val="21"/>
                                <w:szCs w:val="21"/>
                              </w:rPr>
                              <w:t xml:space="preserve"> </w:t>
                            </w:r>
                            <w:r w:rsidRPr="00444B34">
                              <w:rPr>
                                <w:rFonts w:ascii="Consolas" w:eastAsia="Times New Roman" w:hAnsi="Consolas" w:cs="Times New Roman"/>
                                <w:color w:val="D4D4D4"/>
                                <w:sz w:val="21"/>
                                <w:szCs w:val="21"/>
                              </w:rPr>
                              <w:t>+</w:t>
                            </w:r>
                            <w:r w:rsidRPr="00444B34">
                              <w:rPr>
                                <w:rFonts w:ascii="Consolas" w:eastAsia="Times New Roman" w:hAnsi="Consolas" w:cs="Times New Roman"/>
                                <w:color w:val="CCCCCC"/>
                                <w:sz w:val="21"/>
                                <w:szCs w:val="21"/>
                              </w:rPr>
                              <w:t xml:space="preserve"> </w:t>
                            </w:r>
                            <w:proofErr w:type="spellStart"/>
                            <w:r w:rsidRPr="00444B34">
                              <w:rPr>
                                <w:rFonts w:ascii="Consolas" w:eastAsia="Times New Roman" w:hAnsi="Consolas" w:cs="Times New Roman"/>
                                <w:color w:val="9CDCFE"/>
                                <w:sz w:val="21"/>
                                <w:szCs w:val="21"/>
                              </w:rPr>
                              <w:t>ts_list</w:t>
                            </w:r>
                            <w:proofErr w:type="spellEnd"/>
                            <w:r w:rsidRPr="00444B34">
                              <w:rPr>
                                <w:rFonts w:ascii="Consolas" w:eastAsia="Times New Roman" w:hAnsi="Consolas" w:cs="Times New Roman"/>
                                <w:color w:val="CCCCCC"/>
                                <w:sz w:val="21"/>
                                <w:szCs w:val="21"/>
                              </w:rPr>
                              <w:t>[</w:t>
                            </w:r>
                            <w:r w:rsidRPr="00444B34">
                              <w:rPr>
                                <w:rFonts w:ascii="Consolas" w:eastAsia="Times New Roman" w:hAnsi="Consolas" w:cs="Times New Roman"/>
                                <w:color w:val="B5CEA8"/>
                                <w:sz w:val="21"/>
                                <w:szCs w:val="21"/>
                              </w:rPr>
                              <w:t>1</w:t>
                            </w:r>
                            <w:r w:rsidRPr="00444B34">
                              <w:rPr>
                                <w:rFonts w:ascii="Consolas" w:eastAsia="Times New Roman" w:hAnsi="Consolas" w:cs="Times New Roman"/>
                                <w:color w:val="CCCCCC"/>
                                <w:sz w:val="21"/>
                                <w:szCs w:val="21"/>
                              </w:rPr>
                              <w:t>]</w:t>
                            </w:r>
                          </w:p>
                          <w:p w14:paraId="4117A193" w14:textId="77777777" w:rsidR="00444B34" w:rsidRPr="00444B34" w:rsidRDefault="00444B34" w:rsidP="00444B34">
                            <w:pPr>
                              <w:shd w:val="clear" w:color="auto" w:fill="1F1F1F"/>
                              <w:spacing w:line="285" w:lineRule="atLeast"/>
                              <w:rPr>
                                <w:rFonts w:ascii="Consolas" w:eastAsia="Times New Roman" w:hAnsi="Consolas" w:cs="Times New Roman"/>
                                <w:color w:val="CCCCCC"/>
                                <w:sz w:val="21"/>
                                <w:szCs w:val="21"/>
                              </w:rPr>
                            </w:pPr>
                            <w:r w:rsidRPr="00444B34">
                              <w:rPr>
                                <w:rFonts w:ascii="Consolas" w:eastAsia="Times New Roman" w:hAnsi="Consolas" w:cs="Times New Roman"/>
                                <w:color w:val="CCCCCC"/>
                                <w:sz w:val="21"/>
                                <w:szCs w:val="21"/>
                              </w:rPr>
                              <w:t xml:space="preserve">            </w:t>
                            </w:r>
                            <w:proofErr w:type="spellStart"/>
                            <w:r w:rsidRPr="00444B34">
                              <w:rPr>
                                <w:rFonts w:ascii="Consolas" w:eastAsia="Times New Roman" w:hAnsi="Consolas" w:cs="Times New Roman"/>
                                <w:color w:val="9CDCFE"/>
                                <w:sz w:val="21"/>
                                <w:szCs w:val="21"/>
                              </w:rPr>
                              <w:t>file_time</w:t>
                            </w:r>
                            <w:proofErr w:type="spellEnd"/>
                            <w:r w:rsidRPr="00444B34">
                              <w:rPr>
                                <w:rFonts w:ascii="Consolas" w:eastAsia="Times New Roman" w:hAnsi="Consolas" w:cs="Times New Roman"/>
                                <w:color w:val="CCCCCC"/>
                                <w:sz w:val="21"/>
                                <w:szCs w:val="21"/>
                              </w:rPr>
                              <w:t xml:space="preserve"> </w:t>
                            </w:r>
                            <w:r w:rsidRPr="00444B34">
                              <w:rPr>
                                <w:rFonts w:ascii="Consolas" w:eastAsia="Times New Roman" w:hAnsi="Consolas" w:cs="Times New Roman"/>
                                <w:color w:val="D4D4D4"/>
                                <w:sz w:val="21"/>
                                <w:szCs w:val="21"/>
                              </w:rPr>
                              <w:t>=</w:t>
                            </w:r>
                            <w:r w:rsidRPr="00444B34">
                              <w:rPr>
                                <w:rFonts w:ascii="Consolas" w:eastAsia="Times New Roman" w:hAnsi="Consolas" w:cs="Times New Roman"/>
                                <w:color w:val="CCCCCC"/>
                                <w:sz w:val="21"/>
                                <w:szCs w:val="21"/>
                              </w:rPr>
                              <w:t xml:space="preserve"> </w:t>
                            </w:r>
                            <w:r w:rsidRPr="00444B34">
                              <w:rPr>
                                <w:rFonts w:ascii="Consolas" w:eastAsia="Times New Roman" w:hAnsi="Consolas" w:cs="Times New Roman"/>
                                <w:color w:val="4EC9B0"/>
                                <w:sz w:val="21"/>
                                <w:szCs w:val="21"/>
                              </w:rPr>
                              <w:t>float</w:t>
                            </w:r>
                            <w:r w:rsidRPr="00444B34">
                              <w:rPr>
                                <w:rFonts w:ascii="Consolas" w:eastAsia="Times New Roman" w:hAnsi="Consolas" w:cs="Times New Roman"/>
                                <w:color w:val="CCCCCC"/>
                                <w:sz w:val="21"/>
                                <w:szCs w:val="21"/>
                              </w:rPr>
                              <w:t>(</w:t>
                            </w:r>
                            <w:proofErr w:type="spellStart"/>
                            <w:r w:rsidRPr="00444B34">
                              <w:rPr>
                                <w:rFonts w:ascii="Consolas" w:eastAsia="Times New Roman" w:hAnsi="Consolas" w:cs="Times New Roman"/>
                                <w:color w:val="9CDCFE"/>
                                <w:sz w:val="21"/>
                                <w:szCs w:val="21"/>
                              </w:rPr>
                              <w:t>ts</w:t>
                            </w:r>
                            <w:proofErr w:type="spellEnd"/>
                            <w:r w:rsidRPr="00444B34">
                              <w:rPr>
                                <w:rFonts w:ascii="Consolas" w:eastAsia="Times New Roman" w:hAnsi="Consolas" w:cs="Times New Roman"/>
                                <w:color w:val="CCCCCC"/>
                                <w:sz w:val="21"/>
                                <w:szCs w:val="21"/>
                              </w:rPr>
                              <w:t>)</w:t>
                            </w:r>
                          </w:p>
                          <w:p w14:paraId="429E4C42" w14:textId="77777777" w:rsidR="00444B34" w:rsidRPr="00444B34" w:rsidRDefault="00444B34" w:rsidP="00444B34">
                            <w:pPr>
                              <w:shd w:val="clear" w:color="auto" w:fill="1F1F1F"/>
                              <w:spacing w:line="285" w:lineRule="atLeast"/>
                              <w:rPr>
                                <w:rFonts w:ascii="Consolas" w:eastAsia="Times New Roman" w:hAnsi="Consolas" w:cs="Times New Roman"/>
                                <w:color w:val="CCCCCC"/>
                                <w:sz w:val="21"/>
                                <w:szCs w:val="21"/>
                              </w:rPr>
                            </w:pPr>
                            <w:r w:rsidRPr="00444B34">
                              <w:rPr>
                                <w:rFonts w:ascii="Consolas" w:eastAsia="Times New Roman" w:hAnsi="Consolas" w:cs="Times New Roman"/>
                                <w:color w:val="CCCCCC"/>
                                <w:sz w:val="21"/>
                                <w:szCs w:val="21"/>
                              </w:rPr>
                              <w:t xml:space="preserve">            </w:t>
                            </w:r>
                            <w:proofErr w:type="spellStart"/>
                            <w:r w:rsidRPr="00444B34">
                              <w:rPr>
                                <w:rFonts w:ascii="Consolas" w:eastAsia="Times New Roman" w:hAnsi="Consolas" w:cs="Times New Roman"/>
                                <w:color w:val="9CDCFE"/>
                                <w:sz w:val="21"/>
                                <w:szCs w:val="21"/>
                              </w:rPr>
                              <w:t>full_</w:t>
                            </w:r>
                            <w:proofErr w:type="gramStart"/>
                            <w:r w:rsidRPr="00444B34">
                              <w:rPr>
                                <w:rFonts w:ascii="Consolas" w:eastAsia="Times New Roman" w:hAnsi="Consolas" w:cs="Times New Roman"/>
                                <w:color w:val="9CDCFE"/>
                                <w:sz w:val="21"/>
                                <w:szCs w:val="21"/>
                              </w:rPr>
                              <w:t>names</w:t>
                            </w:r>
                            <w:r w:rsidRPr="00444B34">
                              <w:rPr>
                                <w:rFonts w:ascii="Consolas" w:eastAsia="Times New Roman" w:hAnsi="Consolas" w:cs="Times New Roman"/>
                                <w:color w:val="CCCCCC"/>
                                <w:sz w:val="21"/>
                                <w:szCs w:val="21"/>
                              </w:rPr>
                              <w:t>.</w:t>
                            </w:r>
                            <w:r w:rsidRPr="00444B34">
                              <w:rPr>
                                <w:rFonts w:ascii="Consolas" w:eastAsia="Times New Roman" w:hAnsi="Consolas" w:cs="Times New Roman"/>
                                <w:color w:val="DCDCAA"/>
                                <w:sz w:val="21"/>
                                <w:szCs w:val="21"/>
                              </w:rPr>
                              <w:t>append</w:t>
                            </w:r>
                            <w:proofErr w:type="spellEnd"/>
                            <w:proofErr w:type="gramEnd"/>
                            <w:r w:rsidRPr="00444B34">
                              <w:rPr>
                                <w:rFonts w:ascii="Consolas" w:eastAsia="Times New Roman" w:hAnsi="Consolas" w:cs="Times New Roman"/>
                                <w:color w:val="CCCCCC"/>
                                <w:sz w:val="21"/>
                                <w:szCs w:val="21"/>
                              </w:rPr>
                              <w:t>(</w:t>
                            </w:r>
                            <w:proofErr w:type="spellStart"/>
                            <w:r w:rsidRPr="00444B34">
                              <w:rPr>
                                <w:rFonts w:ascii="Consolas" w:eastAsia="Times New Roman" w:hAnsi="Consolas" w:cs="Times New Roman"/>
                                <w:color w:val="9CDCFE"/>
                                <w:sz w:val="21"/>
                                <w:szCs w:val="21"/>
                              </w:rPr>
                              <w:t>full_name</w:t>
                            </w:r>
                            <w:proofErr w:type="spellEnd"/>
                            <w:r w:rsidRPr="00444B34">
                              <w:rPr>
                                <w:rFonts w:ascii="Consolas" w:eastAsia="Times New Roman" w:hAnsi="Consolas" w:cs="Times New Roman"/>
                                <w:color w:val="CCCCCC"/>
                                <w:sz w:val="21"/>
                                <w:szCs w:val="21"/>
                              </w:rPr>
                              <w:t>)</w:t>
                            </w:r>
                          </w:p>
                          <w:p w14:paraId="4DE0613C" w14:textId="77777777" w:rsidR="00444B34" w:rsidRPr="00444B34" w:rsidRDefault="00444B34" w:rsidP="00444B34">
                            <w:pPr>
                              <w:shd w:val="clear" w:color="auto" w:fill="1F1F1F"/>
                              <w:spacing w:line="285" w:lineRule="atLeast"/>
                              <w:rPr>
                                <w:rFonts w:ascii="Consolas" w:eastAsia="Times New Roman" w:hAnsi="Consolas" w:cs="Times New Roman"/>
                                <w:color w:val="CCCCCC"/>
                                <w:sz w:val="21"/>
                                <w:szCs w:val="21"/>
                              </w:rPr>
                            </w:pPr>
                            <w:r w:rsidRPr="00444B34">
                              <w:rPr>
                                <w:rFonts w:ascii="Consolas" w:eastAsia="Times New Roman" w:hAnsi="Consolas" w:cs="Times New Roman"/>
                                <w:color w:val="CCCCCC"/>
                                <w:sz w:val="21"/>
                                <w:szCs w:val="21"/>
                              </w:rPr>
                              <w:t xml:space="preserve">            </w:t>
                            </w:r>
                            <w:proofErr w:type="spellStart"/>
                            <w:r w:rsidRPr="00444B34">
                              <w:rPr>
                                <w:rFonts w:ascii="Consolas" w:eastAsia="Times New Roman" w:hAnsi="Consolas" w:cs="Times New Roman"/>
                                <w:color w:val="9CDCFE"/>
                                <w:sz w:val="21"/>
                                <w:szCs w:val="21"/>
                              </w:rPr>
                              <w:t>file_</w:t>
                            </w:r>
                            <w:proofErr w:type="gramStart"/>
                            <w:r w:rsidRPr="00444B34">
                              <w:rPr>
                                <w:rFonts w:ascii="Consolas" w:eastAsia="Times New Roman" w:hAnsi="Consolas" w:cs="Times New Roman"/>
                                <w:color w:val="9CDCFE"/>
                                <w:sz w:val="21"/>
                                <w:szCs w:val="21"/>
                              </w:rPr>
                              <w:t>times</w:t>
                            </w:r>
                            <w:r w:rsidRPr="00444B34">
                              <w:rPr>
                                <w:rFonts w:ascii="Consolas" w:eastAsia="Times New Roman" w:hAnsi="Consolas" w:cs="Times New Roman"/>
                                <w:color w:val="CCCCCC"/>
                                <w:sz w:val="21"/>
                                <w:szCs w:val="21"/>
                              </w:rPr>
                              <w:t>.</w:t>
                            </w:r>
                            <w:r w:rsidRPr="00444B34">
                              <w:rPr>
                                <w:rFonts w:ascii="Consolas" w:eastAsia="Times New Roman" w:hAnsi="Consolas" w:cs="Times New Roman"/>
                                <w:color w:val="DCDCAA"/>
                                <w:sz w:val="21"/>
                                <w:szCs w:val="21"/>
                              </w:rPr>
                              <w:t>append</w:t>
                            </w:r>
                            <w:proofErr w:type="spellEnd"/>
                            <w:proofErr w:type="gramEnd"/>
                            <w:r w:rsidRPr="00444B34">
                              <w:rPr>
                                <w:rFonts w:ascii="Consolas" w:eastAsia="Times New Roman" w:hAnsi="Consolas" w:cs="Times New Roman"/>
                                <w:color w:val="CCCCCC"/>
                                <w:sz w:val="21"/>
                                <w:szCs w:val="21"/>
                              </w:rPr>
                              <w:t>(</w:t>
                            </w:r>
                            <w:proofErr w:type="spellStart"/>
                            <w:r w:rsidRPr="00444B34">
                              <w:rPr>
                                <w:rFonts w:ascii="Consolas" w:eastAsia="Times New Roman" w:hAnsi="Consolas" w:cs="Times New Roman"/>
                                <w:color w:val="9CDCFE"/>
                                <w:sz w:val="21"/>
                                <w:szCs w:val="21"/>
                              </w:rPr>
                              <w:t>file_time</w:t>
                            </w:r>
                            <w:proofErr w:type="spellEnd"/>
                            <w:r w:rsidRPr="00444B34">
                              <w:rPr>
                                <w:rFonts w:ascii="Consolas" w:eastAsia="Times New Roman" w:hAnsi="Consolas" w:cs="Times New Roman"/>
                                <w:color w:val="CCCCCC"/>
                                <w:sz w:val="21"/>
                                <w:szCs w:val="21"/>
                              </w:rPr>
                              <w:t>)</w:t>
                            </w:r>
                          </w:p>
                          <w:p w14:paraId="33FF0BCC" w14:textId="77777777" w:rsidR="00444B34" w:rsidRPr="00444B34" w:rsidRDefault="00444B34" w:rsidP="00444B34">
                            <w:pPr>
                              <w:shd w:val="clear" w:color="auto" w:fill="1F1F1F"/>
                              <w:spacing w:line="285" w:lineRule="atLeast"/>
                              <w:rPr>
                                <w:rFonts w:ascii="Consolas" w:eastAsia="Times New Roman" w:hAnsi="Consolas" w:cs="Times New Roman"/>
                                <w:color w:val="CCCCCC"/>
                                <w:sz w:val="21"/>
                                <w:szCs w:val="21"/>
                              </w:rPr>
                            </w:pPr>
                          </w:p>
                          <w:p w14:paraId="5A745225" w14:textId="77777777" w:rsidR="00444B34" w:rsidRPr="00444B34" w:rsidRDefault="00444B34" w:rsidP="00444B34">
                            <w:pPr>
                              <w:shd w:val="clear" w:color="auto" w:fill="1F1F1F"/>
                              <w:spacing w:line="285" w:lineRule="atLeast"/>
                              <w:rPr>
                                <w:rFonts w:ascii="Consolas" w:eastAsia="Times New Roman" w:hAnsi="Consolas" w:cs="Times New Roman"/>
                                <w:color w:val="CCCCCC"/>
                                <w:sz w:val="21"/>
                                <w:szCs w:val="21"/>
                              </w:rPr>
                            </w:pPr>
                            <w:r w:rsidRPr="00444B34">
                              <w:rPr>
                                <w:rFonts w:ascii="Consolas" w:eastAsia="Times New Roman" w:hAnsi="Consolas" w:cs="Times New Roman"/>
                                <w:color w:val="CCCCCC"/>
                                <w:sz w:val="21"/>
                                <w:szCs w:val="21"/>
                              </w:rPr>
                              <w:t xml:space="preserve">    </w:t>
                            </w:r>
                            <w:proofErr w:type="spellStart"/>
                            <w:r w:rsidRPr="00444B34">
                              <w:rPr>
                                <w:rFonts w:ascii="Consolas" w:eastAsia="Times New Roman" w:hAnsi="Consolas" w:cs="Times New Roman"/>
                                <w:color w:val="9CDCFE"/>
                                <w:sz w:val="21"/>
                                <w:szCs w:val="21"/>
                              </w:rPr>
                              <w:t>current_file</w:t>
                            </w:r>
                            <w:proofErr w:type="spellEnd"/>
                            <w:r w:rsidRPr="00444B34">
                              <w:rPr>
                                <w:rFonts w:ascii="Consolas" w:eastAsia="Times New Roman" w:hAnsi="Consolas" w:cs="Times New Roman"/>
                                <w:color w:val="CCCCCC"/>
                                <w:sz w:val="21"/>
                                <w:szCs w:val="21"/>
                              </w:rPr>
                              <w:t xml:space="preserve"> </w:t>
                            </w:r>
                            <w:r w:rsidRPr="00444B34">
                              <w:rPr>
                                <w:rFonts w:ascii="Consolas" w:eastAsia="Times New Roman" w:hAnsi="Consolas" w:cs="Times New Roman"/>
                                <w:color w:val="D4D4D4"/>
                                <w:sz w:val="21"/>
                                <w:szCs w:val="21"/>
                              </w:rPr>
                              <w:t>=</w:t>
                            </w:r>
                            <w:r w:rsidRPr="00444B34">
                              <w:rPr>
                                <w:rFonts w:ascii="Consolas" w:eastAsia="Times New Roman" w:hAnsi="Consolas" w:cs="Times New Roman"/>
                                <w:color w:val="CCCCCC"/>
                                <w:sz w:val="21"/>
                                <w:szCs w:val="21"/>
                              </w:rPr>
                              <w:t xml:space="preserve"> </w:t>
                            </w:r>
                            <w:proofErr w:type="spellStart"/>
                            <w:r w:rsidRPr="00444B34">
                              <w:rPr>
                                <w:rFonts w:ascii="Consolas" w:eastAsia="Times New Roman" w:hAnsi="Consolas" w:cs="Times New Roman"/>
                                <w:color w:val="9CDCFE"/>
                                <w:sz w:val="21"/>
                                <w:szCs w:val="21"/>
                              </w:rPr>
                              <w:t>full_names</w:t>
                            </w:r>
                            <w:proofErr w:type="spellEnd"/>
                            <w:r w:rsidRPr="00444B34">
                              <w:rPr>
                                <w:rFonts w:ascii="Consolas" w:eastAsia="Times New Roman" w:hAnsi="Consolas" w:cs="Times New Roman"/>
                                <w:color w:val="CCCCCC"/>
                                <w:sz w:val="21"/>
                                <w:szCs w:val="21"/>
                              </w:rPr>
                              <w:t>[</w:t>
                            </w:r>
                            <w:proofErr w:type="spellStart"/>
                            <w:r w:rsidRPr="00444B34">
                              <w:rPr>
                                <w:rFonts w:ascii="Consolas" w:eastAsia="Times New Roman" w:hAnsi="Consolas" w:cs="Times New Roman"/>
                                <w:color w:val="9CDCFE"/>
                                <w:sz w:val="21"/>
                                <w:szCs w:val="21"/>
                              </w:rPr>
                              <w:t>file_</w:t>
                            </w:r>
                            <w:proofErr w:type="gramStart"/>
                            <w:r w:rsidRPr="00444B34">
                              <w:rPr>
                                <w:rFonts w:ascii="Consolas" w:eastAsia="Times New Roman" w:hAnsi="Consolas" w:cs="Times New Roman"/>
                                <w:color w:val="9CDCFE"/>
                                <w:sz w:val="21"/>
                                <w:szCs w:val="21"/>
                              </w:rPr>
                              <w:t>times</w:t>
                            </w:r>
                            <w:r w:rsidRPr="00444B34">
                              <w:rPr>
                                <w:rFonts w:ascii="Consolas" w:eastAsia="Times New Roman" w:hAnsi="Consolas" w:cs="Times New Roman"/>
                                <w:color w:val="CCCCCC"/>
                                <w:sz w:val="21"/>
                                <w:szCs w:val="21"/>
                              </w:rPr>
                              <w:t>.</w:t>
                            </w:r>
                            <w:r w:rsidRPr="00444B34">
                              <w:rPr>
                                <w:rFonts w:ascii="Consolas" w:eastAsia="Times New Roman" w:hAnsi="Consolas" w:cs="Times New Roman"/>
                                <w:color w:val="DCDCAA"/>
                                <w:sz w:val="21"/>
                                <w:szCs w:val="21"/>
                              </w:rPr>
                              <w:t>index</w:t>
                            </w:r>
                            <w:proofErr w:type="spellEnd"/>
                            <w:proofErr w:type="gramEnd"/>
                            <w:r w:rsidRPr="00444B34">
                              <w:rPr>
                                <w:rFonts w:ascii="Consolas" w:eastAsia="Times New Roman" w:hAnsi="Consolas" w:cs="Times New Roman"/>
                                <w:color w:val="CCCCCC"/>
                                <w:sz w:val="21"/>
                                <w:szCs w:val="21"/>
                              </w:rPr>
                              <w:t>(</w:t>
                            </w:r>
                            <w:r w:rsidRPr="00444B34">
                              <w:rPr>
                                <w:rFonts w:ascii="Consolas" w:eastAsia="Times New Roman" w:hAnsi="Consolas" w:cs="Times New Roman"/>
                                <w:color w:val="DCDCAA"/>
                                <w:sz w:val="21"/>
                                <w:szCs w:val="21"/>
                              </w:rPr>
                              <w:t>max</w:t>
                            </w:r>
                            <w:r w:rsidRPr="00444B34">
                              <w:rPr>
                                <w:rFonts w:ascii="Consolas" w:eastAsia="Times New Roman" w:hAnsi="Consolas" w:cs="Times New Roman"/>
                                <w:color w:val="CCCCCC"/>
                                <w:sz w:val="21"/>
                                <w:szCs w:val="21"/>
                              </w:rPr>
                              <w:t>(</w:t>
                            </w:r>
                            <w:proofErr w:type="spellStart"/>
                            <w:r w:rsidRPr="00444B34">
                              <w:rPr>
                                <w:rFonts w:ascii="Consolas" w:eastAsia="Times New Roman" w:hAnsi="Consolas" w:cs="Times New Roman"/>
                                <w:color w:val="9CDCFE"/>
                                <w:sz w:val="21"/>
                                <w:szCs w:val="21"/>
                              </w:rPr>
                              <w:t>file_times</w:t>
                            </w:r>
                            <w:proofErr w:type="spellEnd"/>
                            <w:r w:rsidRPr="00444B34">
                              <w:rPr>
                                <w:rFonts w:ascii="Consolas" w:eastAsia="Times New Roman" w:hAnsi="Consolas" w:cs="Times New Roman"/>
                                <w:color w:val="CCCCCC"/>
                                <w:sz w:val="21"/>
                                <w:szCs w:val="21"/>
                              </w:rPr>
                              <w:t>))]</w:t>
                            </w:r>
                          </w:p>
                          <w:p w14:paraId="3B8048C2" w14:textId="77777777" w:rsidR="00444B34" w:rsidRPr="00444B34" w:rsidRDefault="00444B34" w:rsidP="00444B34">
                            <w:pPr>
                              <w:shd w:val="clear" w:color="auto" w:fill="1F1F1F"/>
                              <w:spacing w:line="285" w:lineRule="atLeast"/>
                              <w:rPr>
                                <w:rFonts w:ascii="Consolas" w:eastAsia="Times New Roman" w:hAnsi="Consolas" w:cs="Times New Roman"/>
                                <w:color w:val="CCCCCC"/>
                                <w:sz w:val="21"/>
                                <w:szCs w:val="21"/>
                              </w:rPr>
                            </w:pPr>
                          </w:p>
                          <w:p w14:paraId="437402DB" w14:textId="77777777" w:rsidR="00444B34" w:rsidRPr="00444B34" w:rsidRDefault="00444B34" w:rsidP="00444B34">
                            <w:pPr>
                              <w:shd w:val="clear" w:color="auto" w:fill="1F1F1F"/>
                              <w:spacing w:line="285" w:lineRule="atLeast"/>
                              <w:rPr>
                                <w:rFonts w:ascii="Consolas" w:eastAsia="Times New Roman" w:hAnsi="Consolas" w:cs="Times New Roman"/>
                                <w:color w:val="CCCCCC"/>
                                <w:sz w:val="21"/>
                                <w:szCs w:val="21"/>
                              </w:rPr>
                            </w:pPr>
                            <w:r w:rsidRPr="00444B34">
                              <w:rPr>
                                <w:rFonts w:ascii="Consolas" w:eastAsia="Times New Roman" w:hAnsi="Consolas" w:cs="Times New Roman"/>
                                <w:color w:val="CCCCCC"/>
                                <w:sz w:val="21"/>
                                <w:szCs w:val="21"/>
                              </w:rPr>
                              <w:t xml:space="preserve">    </w:t>
                            </w:r>
                            <w:proofErr w:type="spellStart"/>
                            <w:r w:rsidRPr="00444B34">
                              <w:rPr>
                                <w:rFonts w:ascii="Consolas" w:eastAsia="Times New Roman" w:hAnsi="Consolas" w:cs="Times New Roman"/>
                                <w:color w:val="9CDCFE"/>
                                <w:sz w:val="21"/>
                                <w:szCs w:val="21"/>
                              </w:rPr>
                              <w:t>current_df</w:t>
                            </w:r>
                            <w:proofErr w:type="spellEnd"/>
                            <w:r w:rsidRPr="00444B34">
                              <w:rPr>
                                <w:rFonts w:ascii="Consolas" w:eastAsia="Times New Roman" w:hAnsi="Consolas" w:cs="Times New Roman"/>
                                <w:color w:val="CCCCCC"/>
                                <w:sz w:val="21"/>
                                <w:szCs w:val="21"/>
                              </w:rPr>
                              <w:t xml:space="preserve"> </w:t>
                            </w:r>
                            <w:r w:rsidRPr="00444B34">
                              <w:rPr>
                                <w:rFonts w:ascii="Consolas" w:eastAsia="Times New Roman" w:hAnsi="Consolas" w:cs="Times New Roman"/>
                                <w:color w:val="D4D4D4"/>
                                <w:sz w:val="21"/>
                                <w:szCs w:val="21"/>
                              </w:rPr>
                              <w:t>=</w:t>
                            </w:r>
                            <w:r w:rsidRPr="00444B34">
                              <w:rPr>
                                <w:rFonts w:ascii="Consolas" w:eastAsia="Times New Roman" w:hAnsi="Consolas" w:cs="Times New Roman"/>
                                <w:color w:val="CCCCCC"/>
                                <w:sz w:val="21"/>
                                <w:szCs w:val="21"/>
                              </w:rPr>
                              <w:t xml:space="preserve"> </w:t>
                            </w:r>
                            <w:proofErr w:type="spellStart"/>
                            <w:proofErr w:type="gramStart"/>
                            <w:r w:rsidRPr="00444B34">
                              <w:rPr>
                                <w:rFonts w:ascii="Consolas" w:eastAsia="Times New Roman" w:hAnsi="Consolas" w:cs="Times New Roman"/>
                                <w:color w:val="4EC9B0"/>
                                <w:sz w:val="21"/>
                                <w:szCs w:val="21"/>
                              </w:rPr>
                              <w:t>pd</w:t>
                            </w:r>
                            <w:r w:rsidRPr="00444B34">
                              <w:rPr>
                                <w:rFonts w:ascii="Consolas" w:eastAsia="Times New Roman" w:hAnsi="Consolas" w:cs="Times New Roman"/>
                                <w:color w:val="CCCCCC"/>
                                <w:sz w:val="21"/>
                                <w:szCs w:val="21"/>
                              </w:rPr>
                              <w:t>.</w:t>
                            </w:r>
                            <w:r w:rsidRPr="00444B34">
                              <w:rPr>
                                <w:rFonts w:ascii="Consolas" w:eastAsia="Times New Roman" w:hAnsi="Consolas" w:cs="Times New Roman"/>
                                <w:color w:val="DCDCAA"/>
                                <w:sz w:val="21"/>
                                <w:szCs w:val="21"/>
                              </w:rPr>
                              <w:t>read</w:t>
                            </w:r>
                            <w:proofErr w:type="gramEnd"/>
                            <w:r w:rsidRPr="00444B34">
                              <w:rPr>
                                <w:rFonts w:ascii="Consolas" w:eastAsia="Times New Roman" w:hAnsi="Consolas" w:cs="Times New Roman"/>
                                <w:color w:val="DCDCAA"/>
                                <w:sz w:val="21"/>
                                <w:szCs w:val="21"/>
                              </w:rPr>
                              <w:t>_csv</w:t>
                            </w:r>
                            <w:proofErr w:type="spellEnd"/>
                            <w:r w:rsidRPr="00444B34">
                              <w:rPr>
                                <w:rFonts w:ascii="Consolas" w:eastAsia="Times New Roman" w:hAnsi="Consolas" w:cs="Times New Roman"/>
                                <w:color w:val="CCCCCC"/>
                                <w:sz w:val="21"/>
                                <w:szCs w:val="21"/>
                              </w:rPr>
                              <w:t>(</w:t>
                            </w:r>
                            <w:proofErr w:type="spellStart"/>
                            <w:r w:rsidRPr="00444B34">
                              <w:rPr>
                                <w:rFonts w:ascii="Consolas" w:eastAsia="Times New Roman" w:hAnsi="Consolas" w:cs="Times New Roman"/>
                                <w:color w:val="9CDCFE"/>
                                <w:sz w:val="21"/>
                                <w:szCs w:val="21"/>
                              </w:rPr>
                              <w:t>current_file</w:t>
                            </w:r>
                            <w:r w:rsidRPr="00444B34">
                              <w:rPr>
                                <w:rFonts w:ascii="Consolas" w:eastAsia="Times New Roman" w:hAnsi="Consolas" w:cs="Times New Roman"/>
                                <w:color w:val="CCCCCC"/>
                                <w:sz w:val="21"/>
                                <w:szCs w:val="21"/>
                              </w:rPr>
                              <w:t>,</w:t>
                            </w:r>
                            <w:r w:rsidRPr="00444B34">
                              <w:rPr>
                                <w:rFonts w:ascii="Consolas" w:eastAsia="Times New Roman" w:hAnsi="Consolas" w:cs="Times New Roman"/>
                                <w:color w:val="9CDCFE"/>
                                <w:sz w:val="21"/>
                                <w:szCs w:val="21"/>
                              </w:rPr>
                              <w:t>index_col</w:t>
                            </w:r>
                            <w:proofErr w:type="spellEnd"/>
                            <w:r w:rsidRPr="00444B34">
                              <w:rPr>
                                <w:rFonts w:ascii="Consolas" w:eastAsia="Times New Roman" w:hAnsi="Consolas" w:cs="Times New Roman"/>
                                <w:color w:val="D4D4D4"/>
                                <w:sz w:val="21"/>
                                <w:szCs w:val="21"/>
                              </w:rPr>
                              <w:t>=</w:t>
                            </w:r>
                            <w:r w:rsidRPr="00444B34">
                              <w:rPr>
                                <w:rFonts w:ascii="Consolas" w:eastAsia="Times New Roman" w:hAnsi="Consolas" w:cs="Times New Roman"/>
                                <w:color w:val="B5CEA8"/>
                                <w:sz w:val="21"/>
                                <w:szCs w:val="21"/>
                              </w:rPr>
                              <w:t>0</w:t>
                            </w:r>
                            <w:r w:rsidRPr="00444B34">
                              <w:rPr>
                                <w:rFonts w:ascii="Consolas" w:eastAsia="Times New Roman" w:hAnsi="Consolas" w:cs="Times New Roman"/>
                                <w:color w:val="CCCCCC"/>
                                <w:sz w:val="21"/>
                                <w:szCs w:val="21"/>
                              </w:rPr>
                              <w:t>)</w:t>
                            </w:r>
                          </w:p>
                          <w:p w14:paraId="47A31672" w14:textId="3F9ECD2E" w:rsidR="00F20B53" w:rsidRPr="00F20B53" w:rsidRDefault="00444B34" w:rsidP="00F20B53">
                            <w:pPr>
                              <w:shd w:val="clear" w:color="auto" w:fill="1F1F1F"/>
                              <w:spacing w:line="285" w:lineRule="atLeast"/>
                              <w:rPr>
                                <w:rFonts w:ascii="Consolas" w:eastAsia="Times New Roman" w:hAnsi="Consolas" w:cs="Times New Roman"/>
                                <w:color w:val="CCCCCC"/>
                                <w:sz w:val="21"/>
                                <w:szCs w:val="21"/>
                              </w:rPr>
                            </w:pPr>
                            <w:r w:rsidRPr="00444B34">
                              <w:rPr>
                                <w:rFonts w:ascii="Consolas" w:eastAsia="Times New Roman" w:hAnsi="Consolas" w:cs="Times New Roman"/>
                                <w:color w:val="CCCCCC"/>
                                <w:sz w:val="21"/>
                                <w:szCs w:val="21"/>
                              </w:rPr>
                              <w:t xml:space="preserve">    </w:t>
                            </w:r>
                            <w:r w:rsidRPr="00444B34">
                              <w:rPr>
                                <w:rFonts w:ascii="Consolas" w:eastAsia="Times New Roman" w:hAnsi="Consolas" w:cs="Times New Roman"/>
                                <w:color w:val="C586C0"/>
                                <w:sz w:val="21"/>
                                <w:szCs w:val="21"/>
                              </w:rPr>
                              <w:t>return</w:t>
                            </w:r>
                            <w:r w:rsidRPr="00444B34">
                              <w:rPr>
                                <w:rFonts w:ascii="Consolas" w:eastAsia="Times New Roman" w:hAnsi="Consolas" w:cs="Times New Roman"/>
                                <w:color w:val="CCCCCC"/>
                                <w:sz w:val="21"/>
                                <w:szCs w:val="21"/>
                              </w:rPr>
                              <w:t xml:space="preserve"> </w:t>
                            </w:r>
                            <w:proofErr w:type="spellStart"/>
                            <w:r w:rsidRPr="00444B34">
                              <w:rPr>
                                <w:rFonts w:ascii="Consolas" w:eastAsia="Times New Roman" w:hAnsi="Consolas" w:cs="Times New Roman"/>
                                <w:color w:val="9CDCFE"/>
                                <w:sz w:val="21"/>
                                <w:szCs w:val="21"/>
                              </w:rPr>
                              <w:t>current_df</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2AE106" id="_x0000_s1030" type="#_x0000_t202" style="position:absolute;margin-left:0;margin-top:28.7pt;width:466.35pt;height:110.6pt;z-index:25166540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">
                <v:textbox style="mso-fit-shape-to-text:t">
                  <w:txbxContent>
                    <w:p w14:paraId="440A7E60" w14:textId="77777777" w:rsidR="00444B34" w:rsidRPr="00444B34" w:rsidRDefault="00444B34" w:rsidP="00444B34">
                      <w:pPr>
                        <w:shd w:val="clear" w:color="auto" w:fill="1F1F1F"/>
                        <w:spacing w:line="285" w:lineRule="atLeast"/>
                        <w:rPr>
                          <w:rFonts w:ascii="Consolas" w:eastAsia="Times New Roman" w:hAnsi="Consolas" w:cs="Times New Roman"/>
                          <w:color w:val="CCCCCC"/>
                          <w:sz w:val="21"/>
                          <w:szCs w:val="21"/>
                        </w:rPr>
                      </w:pPr>
                      <w:r w:rsidRPr="00444B34">
                        <w:rPr>
                          <w:rFonts w:ascii="Consolas" w:eastAsia="Times New Roman" w:hAnsi="Consolas" w:cs="Times New Roman"/>
                          <w:color w:val="569CD6"/>
                          <w:sz w:val="21"/>
                          <w:szCs w:val="21"/>
                        </w:rPr>
                        <w:t>def</w:t>
                      </w:r>
                      <w:r w:rsidRPr="00444B34">
                        <w:rPr>
                          <w:rFonts w:ascii="Consolas" w:eastAsia="Times New Roman" w:hAnsi="Consolas" w:cs="Times New Roman"/>
                          <w:color w:val="CCCCCC"/>
                          <w:sz w:val="21"/>
                          <w:szCs w:val="21"/>
                        </w:rPr>
                        <w:t xml:space="preserve"> </w:t>
                      </w:r>
                      <w:proofErr w:type="spellStart"/>
                      <w:r w:rsidRPr="00444B34">
                        <w:rPr>
                          <w:rFonts w:ascii="Consolas" w:eastAsia="Times New Roman" w:hAnsi="Consolas" w:cs="Times New Roman"/>
                          <w:color w:val="DCDCAA"/>
                          <w:sz w:val="21"/>
                          <w:szCs w:val="21"/>
                        </w:rPr>
                        <w:t>load_newest_file</w:t>
                      </w:r>
                      <w:proofErr w:type="spellEnd"/>
                      <w:r w:rsidRPr="00444B34">
                        <w:rPr>
                          <w:rFonts w:ascii="Consolas" w:eastAsia="Times New Roman" w:hAnsi="Consolas" w:cs="Times New Roman"/>
                          <w:color w:val="CCCCCC"/>
                          <w:sz w:val="21"/>
                          <w:szCs w:val="21"/>
                        </w:rPr>
                        <w:t>(</w:t>
                      </w:r>
                      <w:r w:rsidRPr="00444B34">
                        <w:rPr>
                          <w:rFonts w:ascii="Consolas" w:eastAsia="Times New Roman" w:hAnsi="Consolas" w:cs="Times New Roman"/>
                          <w:color w:val="9CDCFE"/>
                          <w:sz w:val="21"/>
                          <w:szCs w:val="21"/>
                        </w:rPr>
                        <w:t>path</w:t>
                      </w:r>
                      <w:r w:rsidRPr="00444B34">
                        <w:rPr>
                          <w:rFonts w:ascii="Consolas" w:eastAsia="Times New Roman" w:hAnsi="Consolas" w:cs="Times New Roman"/>
                          <w:color w:val="CCCCCC"/>
                          <w:sz w:val="21"/>
                          <w:szCs w:val="21"/>
                        </w:rPr>
                        <w:t>):</w:t>
                      </w:r>
                    </w:p>
                    <w:p w14:paraId="619F1359" w14:textId="77777777" w:rsidR="00444B34" w:rsidRPr="00444B34" w:rsidRDefault="00444B34" w:rsidP="00444B34">
                      <w:pPr>
                        <w:shd w:val="clear" w:color="auto" w:fill="1F1F1F"/>
                        <w:spacing w:line="285" w:lineRule="atLeast"/>
                        <w:rPr>
                          <w:rFonts w:ascii="Consolas" w:eastAsia="Times New Roman" w:hAnsi="Consolas" w:cs="Times New Roman"/>
                          <w:color w:val="CCCCCC"/>
                          <w:sz w:val="21"/>
                          <w:szCs w:val="21"/>
                        </w:rPr>
                      </w:pPr>
                      <w:r w:rsidRPr="00444B34">
                        <w:rPr>
                          <w:rFonts w:ascii="Consolas" w:eastAsia="Times New Roman" w:hAnsi="Consolas" w:cs="Times New Roman"/>
                          <w:color w:val="CCCCCC"/>
                          <w:sz w:val="21"/>
                          <w:szCs w:val="21"/>
                        </w:rPr>
                        <w:t xml:space="preserve">    </w:t>
                      </w:r>
                      <w:proofErr w:type="spellStart"/>
                      <w:r w:rsidRPr="00444B34">
                        <w:rPr>
                          <w:rFonts w:ascii="Consolas" w:eastAsia="Times New Roman" w:hAnsi="Consolas" w:cs="Times New Roman"/>
                          <w:color w:val="9CDCFE"/>
                          <w:sz w:val="21"/>
                          <w:szCs w:val="21"/>
                        </w:rPr>
                        <w:t>full_names</w:t>
                      </w:r>
                      <w:proofErr w:type="spellEnd"/>
                      <w:r w:rsidRPr="00444B34">
                        <w:rPr>
                          <w:rFonts w:ascii="Consolas" w:eastAsia="Times New Roman" w:hAnsi="Consolas" w:cs="Times New Roman"/>
                          <w:color w:val="CCCCCC"/>
                          <w:sz w:val="21"/>
                          <w:szCs w:val="21"/>
                        </w:rPr>
                        <w:t xml:space="preserve"> </w:t>
                      </w:r>
                      <w:r w:rsidRPr="00444B34">
                        <w:rPr>
                          <w:rFonts w:ascii="Consolas" w:eastAsia="Times New Roman" w:hAnsi="Consolas" w:cs="Times New Roman"/>
                          <w:color w:val="D4D4D4"/>
                          <w:sz w:val="21"/>
                          <w:szCs w:val="21"/>
                        </w:rPr>
                        <w:t>=</w:t>
                      </w:r>
                      <w:r w:rsidRPr="00444B34">
                        <w:rPr>
                          <w:rFonts w:ascii="Consolas" w:eastAsia="Times New Roman" w:hAnsi="Consolas" w:cs="Times New Roman"/>
                          <w:color w:val="CCCCCC"/>
                          <w:sz w:val="21"/>
                          <w:szCs w:val="21"/>
                        </w:rPr>
                        <w:t xml:space="preserve"> []</w:t>
                      </w:r>
                    </w:p>
                    <w:p w14:paraId="2EB61B71" w14:textId="77777777" w:rsidR="00444B34" w:rsidRPr="00444B34" w:rsidRDefault="00444B34" w:rsidP="00444B34">
                      <w:pPr>
                        <w:shd w:val="clear" w:color="auto" w:fill="1F1F1F"/>
                        <w:spacing w:line="285" w:lineRule="atLeast"/>
                        <w:rPr>
                          <w:rFonts w:ascii="Consolas" w:eastAsia="Times New Roman" w:hAnsi="Consolas" w:cs="Times New Roman"/>
                          <w:color w:val="CCCCCC"/>
                          <w:sz w:val="21"/>
                          <w:szCs w:val="21"/>
                        </w:rPr>
                      </w:pPr>
                      <w:r w:rsidRPr="00444B34">
                        <w:rPr>
                          <w:rFonts w:ascii="Consolas" w:eastAsia="Times New Roman" w:hAnsi="Consolas" w:cs="Times New Roman"/>
                          <w:color w:val="CCCCCC"/>
                          <w:sz w:val="21"/>
                          <w:szCs w:val="21"/>
                        </w:rPr>
                        <w:t xml:space="preserve">    </w:t>
                      </w:r>
                      <w:proofErr w:type="spellStart"/>
                      <w:r w:rsidRPr="00444B34">
                        <w:rPr>
                          <w:rFonts w:ascii="Consolas" w:eastAsia="Times New Roman" w:hAnsi="Consolas" w:cs="Times New Roman"/>
                          <w:color w:val="9CDCFE"/>
                          <w:sz w:val="21"/>
                          <w:szCs w:val="21"/>
                        </w:rPr>
                        <w:t>file_times</w:t>
                      </w:r>
                      <w:proofErr w:type="spellEnd"/>
                      <w:r w:rsidRPr="00444B34">
                        <w:rPr>
                          <w:rFonts w:ascii="Consolas" w:eastAsia="Times New Roman" w:hAnsi="Consolas" w:cs="Times New Roman"/>
                          <w:color w:val="CCCCCC"/>
                          <w:sz w:val="21"/>
                          <w:szCs w:val="21"/>
                        </w:rPr>
                        <w:t xml:space="preserve"> </w:t>
                      </w:r>
                      <w:r w:rsidRPr="00444B34">
                        <w:rPr>
                          <w:rFonts w:ascii="Consolas" w:eastAsia="Times New Roman" w:hAnsi="Consolas" w:cs="Times New Roman"/>
                          <w:color w:val="D4D4D4"/>
                          <w:sz w:val="21"/>
                          <w:szCs w:val="21"/>
                        </w:rPr>
                        <w:t>=</w:t>
                      </w:r>
                      <w:r w:rsidRPr="00444B34">
                        <w:rPr>
                          <w:rFonts w:ascii="Consolas" w:eastAsia="Times New Roman" w:hAnsi="Consolas" w:cs="Times New Roman"/>
                          <w:color w:val="CCCCCC"/>
                          <w:sz w:val="21"/>
                          <w:szCs w:val="21"/>
                        </w:rPr>
                        <w:t xml:space="preserve"> []</w:t>
                      </w:r>
                    </w:p>
                    <w:p w14:paraId="1B479D4A" w14:textId="77777777" w:rsidR="00444B34" w:rsidRPr="00444B34" w:rsidRDefault="00444B34" w:rsidP="00444B34">
                      <w:pPr>
                        <w:shd w:val="clear" w:color="auto" w:fill="1F1F1F"/>
                        <w:spacing w:line="285" w:lineRule="atLeast"/>
                        <w:rPr>
                          <w:rFonts w:ascii="Consolas" w:eastAsia="Times New Roman" w:hAnsi="Consolas" w:cs="Times New Roman"/>
                          <w:color w:val="CCCCCC"/>
                          <w:sz w:val="21"/>
                          <w:szCs w:val="21"/>
                        </w:rPr>
                      </w:pPr>
                    </w:p>
                    <w:p w14:paraId="2569CE31" w14:textId="77777777" w:rsidR="00444B34" w:rsidRPr="00444B34" w:rsidRDefault="00444B34" w:rsidP="00444B34">
                      <w:pPr>
                        <w:shd w:val="clear" w:color="auto" w:fill="1F1F1F"/>
                        <w:spacing w:line="285" w:lineRule="atLeast"/>
                        <w:rPr>
                          <w:rFonts w:ascii="Consolas" w:eastAsia="Times New Roman" w:hAnsi="Consolas" w:cs="Times New Roman"/>
                          <w:color w:val="CCCCCC"/>
                          <w:sz w:val="21"/>
                          <w:szCs w:val="21"/>
                        </w:rPr>
                      </w:pPr>
                      <w:r w:rsidRPr="00444B34">
                        <w:rPr>
                          <w:rFonts w:ascii="Consolas" w:eastAsia="Times New Roman" w:hAnsi="Consolas" w:cs="Times New Roman"/>
                          <w:color w:val="CCCCCC"/>
                          <w:sz w:val="21"/>
                          <w:szCs w:val="21"/>
                        </w:rPr>
                        <w:t xml:space="preserve">    </w:t>
                      </w:r>
                      <w:r w:rsidRPr="00444B34">
                        <w:rPr>
                          <w:rFonts w:ascii="Consolas" w:eastAsia="Times New Roman" w:hAnsi="Consolas" w:cs="Times New Roman"/>
                          <w:color w:val="C586C0"/>
                          <w:sz w:val="21"/>
                          <w:szCs w:val="21"/>
                        </w:rPr>
                        <w:t>for</w:t>
                      </w:r>
                      <w:r w:rsidRPr="00444B34">
                        <w:rPr>
                          <w:rFonts w:ascii="Consolas" w:eastAsia="Times New Roman" w:hAnsi="Consolas" w:cs="Times New Roman"/>
                          <w:color w:val="CCCCCC"/>
                          <w:sz w:val="21"/>
                          <w:szCs w:val="21"/>
                        </w:rPr>
                        <w:t xml:space="preserve"> </w:t>
                      </w:r>
                      <w:r w:rsidRPr="00444B34">
                        <w:rPr>
                          <w:rFonts w:ascii="Consolas" w:eastAsia="Times New Roman" w:hAnsi="Consolas" w:cs="Times New Roman"/>
                          <w:color w:val="9CDCFE"/>
                          <w:sz w:val="21"/>
                          <w:szCs w:val="21"/>
                        </w:rPr>
                        <w:t>filename</w:t>
                      </w:r>
                      <w:r w:rsidRPr="00444B34">
                        <w:rPr>
                          <w:rFonts w:ascii="Consolas" w:eastAsia="Times New Roman" w:hAnsi="Consolas" w:cs="Times New Roman"/>
                          <w:color w:val="CCCCCC"/>
                          <w:sz w:val="21"/>
                          <w:szCs w:val="21"/>
                        </w:rPr>
                        <w:t xml:space="preserve"> </w:t>
                      </w:r>
                      <w:r w:rsidRPr="00444B34">
                        <w:rPr>
                          <w:rFonts w:ascii="Consolas" w:eastAsia="Times New Roman" w:hAnsi="Consolas" w:cs="Times New Roman"/>
                          <w:color w:val="C586C0"/>
                          <w:sz w:val="21"/>
                          <w:szCs w:val="21"/>
                        </w:rPr>
                        <w:t>in</w:t>
                      </w:r>
                      <w:r w:rsidRPr="00444B34">
                        <w:rPr>
                          <w:rFonts w:ascii="Consolas" w:eastAsia="Times New Roman" w:hAnsi="Consolas" w:cs="Times New Roman"/>
                          <w:color w:val="CCCCCC"/>
                          <w:sz w:val="21"/>
                          <w:szCs w:val="21"/>
                        </w:rPr>
                        <w:t xml:space="preserve"> </w:t>
                      </w:r>
                      <w:proofErr w:type="spellStart"/>
                      <w:proofErr w:type="gramStart"/>
                      <w:r w:rsidRPr="00444B34">
                        <w:rPr>
                          <w:rFonts w:ascii="Consolas" w:eastAsia="Times New Roman" w:hAnsi="Consolas" w:cs="Times New Roman"/>
                          <w:color w:val="4EC9B0"/>
                          <w:sz w:val="21"/>
                          <w:szCs w:val="21"/>
                        </w:rPr>
                        <w:t>os</w:t>
                      </w:r>
                      <w:r w:rsidRPr="00444B34">
                        <w:rPr>
                          <w:rFonts w:ascii="Consolas" w:eastAsia="Times New Roman" w:hAnsi="Consolas" w:cs="Times New Roman"/>
                          <w:color w:val="CCCCCC"/>
                          <w:sz w:val="21"/>
                          <w:szCs w:val="21"/>
                        </w:rPr>
                        <w:t>.</w:t>
                      </w:r>
                      <w:r w:rsidRPr="00444B34">
                        <w:rPr>
                          <w:rFonts w:ascii="Consolas" w:eastAsia="Times New Roman" w:hAnsi="Consolas" w:cs="Times New Roman"/>
                          <w:color w:val="DCDCAA"/>
                          <w:sz w:val="21"/>
                          <w:szCs w:val="21"/>
                        </w:rPr>
                        <w:t>listdir</w:t>
                      </w:r>
                      <w:proofErr w:type="spellEnd"/>
                      <w:proofErr w:type="gramEnd"/>
                      <w:r w:rsidRPr="00444B34">
                        <w:rPr>
                          <w:rFonts w:ascii="Consolas" w:eastAsia="Times New Roman" w:hAnsi="Consolas" w:cs="Times New Roman"/>
                          <w:color w:val="CCCCCC"/>
                          <w:sz w:val="21"/>
                          <w:szCs w:val="21"/>
                        </w:rPr>
                        <w:t>(</w:t>
                      </w:r>
                      <w:r w:rsidRPr="00444B34">
                        <w:rPr>
                          <w:rFonts w:ascii="Consolas" w:eastAsia="Times New Roman" w:hAnsi="Consolas" w:cs="Times New Roman"/>
                          <w:color w:val="9CDCFE"/>
                          <w:sz w:val="21"/>
                          <w:szCs w:val="21"/>
                        </w:rPr>
                        <w:t>path</w:t>
                      </w:r>
                      <w:r w:rsidRPr="00444B34">
                        <w:rPr>
                          <w:rFonts w:ascii="Consolas" w:eastAsia="Times New Roman" w:hAnsi="Consolas" w:cs="Times New Roman"/>
                          <w:color w:val="CCCCCC"/>
                          <w:sz w:val="21"/>
                          <w:szCs w:val="21"/>
                        </w:rPr>
                        <w:t>):</w:t>
                      </w:r>
                    </w:p>
                    <w:p w14:paraId="6717EB04" w14:textId="77777777" w:rsidR="00444B34" w:rsidRPr="00444B34" w:rsidRDefault="00444B34" w:rsidP="00444B34">
                      <w:pPr>
                        <w:shd w:val="clear" w:color="auto" w:fill="1F1F1F"/>
                        <w:spacing w:line="285" w:lineRule="atLeast"/>
                        <w:rPr>
                          <w:rFonts w:ascii="Consolas" w:eastAsia="Times New Roman" w:hAnsi="Consolas" w:cs="Times New Roman"/>
                          <w:color w:val="CCCCCC"/>
                          <w:sz w:val="21"/>
                          <w:szCs w:val="21"/>
                        </w:rPr>
                      </w:pPr>
                      <w:r w:rsidRPr="00444B34">
                        <w:rPr>
                          <w:rFonts w:ascii="Consolas" w:eastAsia="Times New Roman" w:hAnsi="Consolas" w:cs="Times New Roman"/>
                          <w:color w:val="CCCCCC"/>
                          <w:sz w:val="21"/>
                          <w:szCs w:val="21"/>
                        </w:rPr>
                        <w:t xml:space="preserve">        </w:t>
                      </w:r>
                      <w:proofErr w:type="spellStart"/>
                      <w:r w:rsidRPr="00444B34">
                        <w:rPr>
                          <w:rFonts w:ascii="Consolas" w:eastAsia="Times New Roman" w:hAnsi="Consolas" w:cs="Times New Roman"/>
                          <w:color w:val="9CDCFE"/>
                          <w:sz w:val="21"/>
                          <w:szCs w:val="21"/>
                        </w:rPr>
                        <w:t>full_name</w:t>
                      </w:r>
                      <w:proofErr w:type="spellEnd"/>
                      <w:r w:rsidRPr="00444B34">
                        <w:rPr>
                          <w:rFonts w:ascii="Consolas" w:eastAsia="Times New Roman" w:hAnsi="Consolas" w:cs="Times New Roman"/>
                          <w:color w:val="CCCCCC"/>
                          <w:sz w:val="21"/>
                          <w:szCs w:val="21"/>
                        </w:rPr>
                        <w:t xml:space="preserve"> </w:t>
                      </w:r>
                      <w:r w:rsidRPr="00444B34">
                        <w:rPr>
                          <w:rFonts w:ascii="Consolas" w:eastAsia="Times New Roman" w:hAnsi="Consolas" w:cs="Times New Roman"/>
                          <w:color w:val="D4D4D4"/>
                          <w:sz w:val="21"/>
                          <w:szCs w:val="21"/>
                        </w:rPr>
                        <w:t>=</w:t>
                      </w:r>
                      <w:r w:rsidRPr="00444B34">
                        <w:rPr>
                          <w:rFonts w:ascii="Consolas" w:eastAsia="Times New Roman" w:hAnsi="Consolas" w:cs="Times New Roman"/>
                          <w:color w:val="CCCCCC"/>
                          <w:sz w:val="21"/>
                          <w:szCs w:val="21"/>
                        </w:rPr>
                        <w:t xml:space="preserve"> </w:t>
                      </w:r>
                      <w:proofErr w:type="spellStart"/>
                      <w:proofErr w:type="gramStart"/>
                      <w:r w:rsidRPr="00444B34">
                        <w:rPr>
                          <w:rFonts w:ascii="Consolas" w:eastAsia="Times New Roman" w:hAnsi="Consolas" w:cs="Times New Roman"/>
                          <w:color w:val="4EC9B0"/>
                          <w:sz w:val="21"/>
                          <w:szCs w:val="21"/>
                        </w:rPr>
                        <w:t>os</w:t>
                      </w:r>
                      <w:r w:rsidRPr="00444B34">
                        <w:rPr>
                          <w:rFonts w:ascii="Consolas" w:eastAsia="Times New Roman" w:hAnsi="Consolas" w:cs="Times New Roman"/>
                          <w:color w:val="CCCCCC"/>
                          <w:sz w:val="21"/>
                          <w:szCs w:val="21"/>
                        </w:rPr>
                        <w:t>.</w:t>
                      </w:r>
                      <w:r w:rsidRPr="00444B34">
                        <w:rPr>
                          <w:rFonts w:ascii="Consolas" w:eastAsia="Times New Roman" w:hAnsi="Consolas" w:cs="Times New Roman"/>
                          <w:color w:val="9CDCFE"/>
                          <w:sz w:val="21"/>
                          <w:szCs w:val="21"/>
                        </w:rPr>
                        <w:t>path</w:t>
                      </w:r>
                      <w:proofErr w:type="gramEnd"/>
                      <w:r w:rsidRPr="00444B34">
                        <w:rPr>
                          <w:rFonts w:ascii="Consolas" w:eastAsia="Times New Roman" w:hAnsi="Consolas" w:cs="Times New Roman"/>
                          <w:color w:val="CCCCCC"/>
                          <w:sz w:val="21"/>
                          <w:szCs w:val="21"/>
                        </w:rPr>
                        <w:t>.</w:t>
                      </w:r>
                      <w:r w:rsidRPr="00444B34">
                        <w:rPr>
                          <w:rFonts w:ascii="Consolas" w:eastAsia="Times New Roman" w:hAnsi="Consolas" w:cs="Times New Roman"/>
                          <w:color w:val="DCDCAA"/>
                          <w:sz w:val="21"/>
                          <w:szCs w:val="21"/>
                        </w:rPr>
                        <w:t>join</w:t>
                      </w:r>
                      <w:proofErr w:type="spellEnd"/>
                      <w:r w:rsidRPr="00444B34">
                        <w:rPr>
                          <w:rFonts w:ascii="Consolas" w:eastAsia="Times New Roman" w:hAnsi="Consolas" w:cs="Times New Roman"/>
                          <w:color w:val="CCCCCC"/>
                          <w:sz w:val="21"/>
                          <w:szCs w:val="21"/>
                        </w:rPr>
                        <w:t>(</w:t>
                      </w:r>
                      <w:proofErr w:type="spellStart"/>
                      <w:r w:rsidRPr="00444B34">
                        <w:rPr>
                          <w:rFonts w:ascii="Consolas" w:eastAsia="Times New Roman" w:hAnsi="Consolas" w:cs="Times New Roman"/>
                          <w:color w:val="9CDCFE"/>
                          <w:sz w:val="21"/>
                          <w:szCs w:val="21"/>
                        </w:rPr>
                        <w:t>path</w:t>
                      </w:r>
                      <w:r w:rsidRPr="00444B34">
                        <w:rPr>
                          <w:rFonts w:ascii="Consolas" w:eastAsia="Times New Roman" w:hAnsi="Consolas" w:cs="Times New Roman"/>
                          <w:color w:val="CCCCCC"/>
                          <w:sz w:val="21"/>
                          <w:szCs w:val="21"/>
                        </w:rPr>
                        <w:t>,</w:t>
                      </w:r>
                      <w:r w:rsidRPr="00444B34">
                        <w:rPr>
                          <w:rFonts w:ascii="Consolas" w:eastAsia="Times New Roman" w:hAnsi="Consolas" w:cs="Times New Roman"/>
                          <w:color w:val="9CDCFE"/>
                          <w:sz w:val="21"/>
                          <w:szCs w:val="21"/>
                        </w:rPr>
                        <w:t>filename</w:t>
                      </w:r>
                      <w:proofErr w:type="spellEnd"/>
                      <w:r w:rsidRPr="00444B34">
                        <w:rPr>
                          <w:rFonts w:ascii="Consolas" w:eastAsia="Times New Roman" w:hAnsi="Consolas" w:cs="Times New Roman"/>
                          <w:color w:val="CCCCCC"/>
                          <w:sz w:val="21"/>
                          <w:szCs w:val="21"/>
                        </w:rPr>
                        <w:t>)</w:t>
                      </w:r>
                    </w:p>
                    <w:p w14:paraId="1B9FE1A8" w14:textId="77777777" w:rsidR="00444B34" w:rsidRPr="00444B34" w:rsidRDefault="00444B34" w:rsidP="00444B34">
                      <w:pPr>
                        <w:shd w:val="clear" w:color="auto" w:fill="1F1F1F"/>
                        <w:spacing w:line="285" w:lineRule="atLeast"/>
                        <w:rPr>
                          <w:rFonts w:ascii="Consolas" w:eastAsia="Times New Roman" w:hAnsi="Consolas" w:cs="Times New Roman"/>
                          <w:color w:val="CCCCCC"/>
                          <w:sz w:val="21"/>
                          <w:szCs w:val="21"/>
                        </w:rPr>
                      </w:pPr>
                      <w:r w:rsidRPr="00444B34">
                        <w:rPr>
                          <w:rFonts w:ascii="Consolas" w:eastAsia="Times New Roman" w:hAnsi="Consolas" w:cs="Times New Roman"/>
                          <w:color w:val="CCCCCC"/>
                          <w:sz w:val="21"/>
                          <w:szCs w:val="21"/>
                        </w:rPr>
                        <w:t xml:space="preserve">        </w:t>
                      </w:r>
                      <w:r w:rsidRPr="00444B34">
                        <w:rPr>
                          <w:rFonts w:ascii="Consolas" w:eastAsia="Times New Roman" w:hAnsi="Consolas" w:cs="Times New Roman"/>
                          <w:color w:val="C586C0"/>
                          <w:sz w:val="21"/>
                          <w:szCs w:val="21"/>
                        </w:rPr>
                        <w:t>if</w:t>
                      </w:r>
                      <w:r w:rsidRPr="00444B34">
                        <w:rPr>
                          <w:rFonts w:ascii="Consolas" w:eastAsia="Times New Roman" w:hAnsi="Consolas" w:cs="Times New Roman"/>
                          <w:color w:val="CCCCCC"/>
                          <w:sz w:val="21"/>
                          <w:szCs w:val="21"/>
                        </w:rPr>
                        <w:t xml:space="preserve"> </w:t>
                      </w:r>
                      <w:proofErr w:type="spellStart"/>
                      <w:proofErr w:type="gramStart"/>
                      <w:r w:rsidRPr="00444B34">
                        <w:rPr>
                          <w:rFonts w:ascii="Consolas" w:eastAsia="Times New Roman" w:hAnsi="Consolas" w:cs="Times New Roman"/>
                          <w:color w:val="9CDCFE"/>
                          <w:sz w:val="21"/>
                          <w:szCs w:val="21"/>
                        </w:rPr>
                        <w:t>filename</w:t>
                      </w:r>
                      <w:r w:rsidRPr="00444B34">
                        <w:rPr>
                          <w:rFonts w:ascii="Consolas" w:eastAsia="Times New Roman" w:hAnsi="Consolas" w:cs="Times New Roman"/>
                          <w:color w:val="CCCCCC"/>
                          <w:sz w:val="21"/>
                          <w:szCs w:val="21"/>
                        </w:rPr>
                        <w:t>.endswith</w:t>
                      </w:r>
                      <w:proofErr w:type="spellEnd"/>
                      <w:proofErr w:type="gramEnd"/>
                      <w:r w:rsidRPr="00444B34">
                        <w:rPr>
                          <w:rFonts w:ascii="Consolas" w:eastAsia="Times New Roman" w:hAnsi="Consolas" w:cs="Times New Roman"/>
                          <w:color w:val="CCCCCC"/>
                          <w:sz w:val="21"/>
                          <w:szCs w:val="21"/>
                        </w:rPr>
                        <w:t>(</w:t>
                      </w:r>
                      <w:r w:rsidRPr="00444B34">
                        <w:rPr>
                          <w:rFonts w:ascii="Consolas" w:eastAsia="Times New Roman" w:hAnsi="Consolas" w:cs="Times New Roman"/>
                          <w:color w:val="CE9178"/>
                          <w:sz w:val="21"/>
                          <w:szCs w:val="21"/>
                        </w:rPr>
                        <w:t>".csv"</w:t>
                      </w:r>
                      <w:r w:rsidRPr="00444B34">
                        <w:rPr>
                          <w:rFonts w:ascii="Consolas" w:eastAsia="Times New Roman" w:hAnsi="Consolas" w:cs="Times New Roman"/>
                          <w:color w:val="CCCCCC"/>
                          <w:sz w:val="21"/>
                          <w:szCs w:val="21"/>
                        </w:rPr>
                        <w:t xml:space="preserve">) </w:t>
                      </w:r>
                      <w:r w:rsidRPr="00444B34">
                        <w:rPr>
                          <w:rFonts w:ascii="Consolas" w:eastAsia="Times New Roman" w:hAnsi="Consolas" w:cs="Times New Roman"/>
                          <w:color w:val="569CD6"/>
                          <w:sz w:val="21"/>
                          <w:szCs w:val="21"/>
                        </w:rPr>
                        <w:t>and</w:t>
                      </w:r>
                      <w:r w:rsidRPr="00444B34">
                        <w:rPr>
                          <w:rFonts w:ascii="Consolas" w:eastAsia="Times New Roman" w:hAnsi="Consolas" w:cs="Times New Roman"/>
                          <w:color w:val="CCCCCC"/>
                          <w:sz w:val="21"/>
                          <w:szCs w:val="21"/>
                        </w:rPr>
                        <w:t xml:space="preserve"> </w:t>
                      </w:r>
                      <w:r w:rsidRPr="00444B34">
                        <w:rPr>
                          <w:rFonts w:ascii="Consolas" w:eastAsia="Times New Roman" w:hAnsi="Consolas" w:cs="Times New Roman"/>
                          <w:color w:val="CE9178"/>
                          <w:sz w:val="21"/>
                          <w:szCs w:val="21"/>
                        </w:rPr>
                        <w:t>"</w:t>
                      </w:r>
                      <w:proofErr w:type="spellStart"/>
                      <w:r w:rsidRPr="00444B34">
                        <w:rPr>
                          <w:rFonts w:ascii="Consolas" w:eastAsia="Times New Roman" w:hAnsi="Consolas" w:cs="Times New Roman"/>
                          <w:color w:val="CE9178"/>
                          <w:sz w:val="21"/>
                          <w:szCs w:val="21"/>
                        </w:rPr>
                        <w:t>picturedata</w:t>
                      </w:r>
                      <w:proofErr w:type="spellEnd"/>
                      <w:r w:rsidRPr="00444B34">
                        <w:rPr>
                          <w:rFonts w:ascii="Consolas" w:eastAsia="Times New Roman" w:hAnsi="Consolas" w:cs="Times New Roman"/>
                          <w:color w:val="CE9178"/>
                          <w:sz w:val="21"/>
                          <w:szCs w:val="21"/>
                        </w:rPr>
                        <w:t>"</w:t>
                      </w:r>
                      <w:r w:rsidRPr="00444B34">
                        <w:rPr>
                          <w:rFonts w:ascii="Consolas" w:eastAsia="Times New Roman" w:hAnsi="Consolas" w:cs="Times New Roman"/>
                          <w:color w:val="CCCCCC"/>
                          <w:sz w:val="21"/>
                          <w:szCs w:val="21"/>
                        </w:rPr>
                        <w:t>\</w:t>
                      </w:r>
                    </w:p>
                    <w:p w14:paraId="5FA09E68" w14:textId="77777777" w:rsidR="00444B34" w:rsidRPr="00444B34" w:rsidRDefault="00444B34" w:rsidP="00444B34">
                      <w:pPr>
                        <w:shd w:val="clear" w:color="auto" w:fill="1F1F1F"/>
                        <w:spacing w:line="285" w:lineRule="atLeast"/>
                        <w:rPr>
                          <w:rFonts w:ascii="Consolas" w:eastAsia="Times New Roman" w:hAnsi="Consolas" w:cs="Times New Roman"/>
                          <w:color w:val="CCCCCC"/>
                          <w:sz w:val="21"/>
                          <w:szCs w:val="21"/>
                        </w:rPr>
                      </w:pPr>
                      <w:r w:rsidRPr="00444B34">
                        <w:rPr>
                          <w:rFonts w:ascii="Consolas" w:eastAsia="Times New Roman" w:hAnsi="Consolas" w:cs="Times New Roman"/>
                          <w:color w:val="CCCCCC"/>
                          <w:sz w:val="21"/>
                          <w:szCs w:val="21"/>
                        </w:rPr>
                        <w:t xml:space="preserve">              </w:t>
                      </w:r>
                      <w:r w:rsidRPr="00444B34">
                        <w:rPr>
                          <w:rFonts w:ascii="Consolas" w:eastAsia="Times New Roman" w:hAnsi="Consolas" w:cs="Times New Roman"/>
                          <w:color w:val="569CD6"/>
                          <w:sz w:val="21"/>
                          <w:szCs w:val="21"/>
                        </w:rPr>
                        <w:t>in</w:t>
                      </w:r>
                      <w:r w:rsidRPr="00444B34">
                        <w:rPr>
                          <w:rFonts w:ascii="Consolas" w:eastAsia="Times New Roman" w:hAnsi="Consolas" w:cs="Times New Roman"/>
                          <w:color w:val="CCCCCC"/>
                          <w:sz w:val="21"/>
                          <w:szCs w:val="21"/>
                        </w:rPr>
                        <w:t xml:space="preserve"> </w:t>
                      </w:r>
                      <w:r w:rsidRPr="00444B34">
                        <w:rPr>
                          <w:rFonts w:ascii="Consolas" w:eastAsia="Times New Roman" w:hAnsi="Consolas" w:cs="Times New Roman"/>
                          <w:color w:val="9CDCFE"/>
                          <w:sz w:val="21"/>
                          <w:szCs w:val="21"/>
                        </w:rPr>
                        <w:t>filename</w:t>
                      </w:r>
                      <w:r w:rsidRPr="00444B34">
                        <w:rPr>
                          <w:rFonts w:ascii="Consolas" w:eastAsia="Times New Roman" w:hAnsi="Consolas" w:cs="Times New Roman"/>
                          <w:color w:val="CCCCCC"/>
                          <w:sz w:val="21"/>
                          <w:szCs w:val="21"/>
                        </w:rPr>
                        <w:t xml:space="preserve"> </w:t>
                      </w:r>
                      <w:r w:rsidRPr="00444B34">
                        <w:rPr>
                          <w:rFonts w:ascii="Consolas" w:eastAsia="Times New Roman" w:hAnsi="Consolas" w:cs="Times New Roman"/>
                          <w:color w:val="569CD6"/>
                          <w:sz w:val="21"/>
                          <w:szCs w:val="21"/>
                        </w:rPr>
                        <w:t>and</w:t>
                      </w:r>
                      <w:r w:rsidRPr="00444B34">
                        <w:rPr>
                          <w:rFonts w:ascii="Consolas" w:eastAsia="Times New Roman" w:hAnsi="Consolas" w:cs="Times New Roman"/>
                          <w:color w:val="CCCCCC"/>
                          <w:sz w:val="21"/>
                          <w:szCs w:val="21"/>
                        </w:rPr>
                        <w:t xml:space="preserve"> </w:t>
                      </w:r>
                      <w:proofErr w:type="spellStart"/>
                      <w:proofErr w:type="gramStart"/>
                      <w:r w:rsidRPr="00444B34">
                        <w:rPr>
                          <w:rFonts w:ascii="Consolas" w:eastAsia="Times New Roman" w:hAnsi="Consolas" w:cs="Times New Roman"/>
                          <w:color w:val="4EC9B0"/>
                          <w:sz w:val="21"/>
                          <w:szCs w:val="21"/>
                        </w:rPr>
                        <w:t>os</w:t>
                      </w:r>
                      <w:r w:rsidRPr="00444B34">
                        <w:rPr>
                          <w:rFonts w:ascii="Consolas" w:eastAsia="Times New Roman" w:hAnsi="Consolas" w:cs="Times New Roman"/>
                          <w:color w:val="CCCCCC"/>
                          <w:sz w:val="21"/>
                          <w:szCs w:val="21"/>
                        </w:rPr>
                        <w:t>.</w:t>
                      </w:r>
                      <w:r w:rsidRPr="00444B34">
                        <w:rPr>
                          <w:rFonts w:ascii="Consolas" w:eastAsia="Times New Roman" w:hAnsi="Consolas" w:cs="Times New Roman"/>
                          <w:color w:val="9CDCFE"/>
                          <w:sz w:val="21"/>
                          <w:szCs w:val="21"/>
                        </w:rPr>
                        <w:t>path</w:t>
                      </w:r>
                      <w:proofErr w:type="gramEnd"/>
                      <w:r w:rsidRPr="00444B34">
                        <w:rPr>
                          <w:rFonts w:ascii="Consolas" w:eastAsia="Times New Roman" w:hAnsi="Consolas" w:cs="Times New Roman"/>
                          <w:color w:val="CCCCCC"/>
                          <w:sz w:val="21"/>
                          <w:szCs w:val="21"/>
                        </w:rPr>
                        <w:t>.</w:t>
                      </w:r>
                      <w:r w:rsidRPr="00444B34">
                        <w:rPr>
                          <w:rFonts w:ascii="Consolas" w:eastAsia="Times New Roman" w:hAnsi="Consolas" w:cs="Times New Roman"/>
                          <w:color w:val="DCDCAA"/>
                          <w:sz w:val="21"/>
                          <w:szCs w:val="21"/>
                        </w:rPr>
                        <w:t>isfile</w:t>
                      </w:r>
                      <w:proofErr w:type="spellEnd"/>
                      <w:r w:rsidRPr="00444B34">
                        <w:rPr>
                          <w:rFonts w:ascii="Consolas" w:eastAsia="Times New Roman" w:hAnsi="Consolas" w:cs="Times New Roman"/>
                          <w:color w:val="CCCCCC"/>
                          <w:sz w:val="21"/>
                          <w:szCs w:val="21"/>
                        </w:rPr>
                        <w:t>(</w:t>
                      </w:r>
                      <w:proofErr w:type="spellStart"/>
                      <w:r w:rsidRPr="00444B34">
                        <w:rPr>
                          <w:rFonts w:ascii="Consolas" w:eastAsia="Times New Roman" w:hAnsi="Consolas" w:cs="Times New Roman"/>
                          <w:color w:val="9CDCFE"/>
                          <w:sz w:val="21"/>
                          <w:szCs w:val="21"/>
                        </w:rPr>
                        <w:t>full_name</w:t>
                      </w:r>
                      <w:proofErr w:type="spellEnd"/>
                      <w:r w:rsidRPr="00444B34">
                        <w:rPr>
                          <w:rFonts w:ascii="Consolas" w:eastAsia="Times New Roman" w:hAnsi="Consolas" w:cs="Times New Roman"/>
                          <w:color w:val="CCCCCC"/>
                          <w:sz w:val="21"/>
                          <w:szCs w:val="21"/>
                        </w:rPr>
                        <w:t>):</w:t>
                      </w:r>
                    </w:p>
                    <w:p w14:paraId="2FE9D459" w14:textId="77777777" w:rsidR="00444B34" w:rsidRPr="00444B34" w:rsidRDefault="00444B34" w:rsidP="00444B34">
                      <w:pPr>
                        <w:shd w:val="clear" w:color="auto" w:fill="1F1F1F"/>
                        <w:spacing w:line="285" w:lineRule="atLeast"/>
                        <w:rPr>
                          <w:rFonts w:ascii="Consolas" w:eastAsia="Times New Roman" w:hAnsi="Consolas" w:cs="Times New Roman"/>
                          <w:color w:val="CCCCCC"/>
                          <w:sz w:val="21"/>
                          <w:szCs w:val="21"/>
                        </w:rPr>
                      </w:pPr>
                      <w:r w:rsidRPr="00444B34">
                        <w:rPr>
                          <w:rFonts w:ascii="Consolas" w:eastAsia="Times New Roman" w:hAnsi="Consolas" w:cs="Times New Roman"/>
                          <w:color w:val="CCCCCC"/>
                          <w:sz w:val="21"/>
                          <w:szCs w:val="21"/>
                        </w:rPr>
                        <w:t xml:space="preserve">            </w:t>
                      </w:r>
                      <w:proofErr w:type="spellStart"/>
                      <w:r w:rsidRPr="00444B34">
                        <w:rPr>
                          <w:rFonts w:ascii="Consolas" w:eastAsia="Times New Roman" w:hAnsi="Consolas" w:cs="Times New Roman"/>
                          <w:color w:val="9CDCFE"/>
                          <w:sz w:val="21"/>
                          <w:szCs w:val="21"/>
                        </w:rPr>
                        <w:t>ts_list</w:t>
                      </w:r>
                      <w:proofErr w:type="spellEnd"/>
                      <w:r w:rsidRPr="00444B34">
                        <w:rPr>
                          <w:rFonts w:ascii="Consolas" w:eastAsia="Times New Roman" w:hAnsi="Consolas" w:cs="Times New Roman"/>
                          <w:color w:val="CCCCCC"/>
                          <w:sz w:val="21"/>
                          <w:szCs w:val="21"/>
                        </w:rPr>
                        <w:t xml:space="preserve"> </w:t>
                      </w:r>
                      <w:r w:rsidRPr="00444B34">
                        <w:rPr>
                          <w:rFonts w:ascii="Consolas" w:eastAsia="Times New Roman" w:hAnsi="Consolas" w:cs="Times New Roman"/>
                          <w:color w:val="D4D4D4"/>
                          <w:sz w:val="21"/>
                          <w:szCs w:val="21"/>
                        </w:rPr>
                        <w:t>=</w:t>
                      </w:r>
                      <w:r w:rsidRPr="00444B34">
                        <w:rPr>
                          <w:rFonts w:ascii="Consolas" w:eastAsia="Times New Roman" w:hAnsi="Consolas" w:cs="Times New Roman"/>
                          <w:color w:val="CCCCCC"/>
                          <w:sz w:val="21"/>
                          <w:szCs w:val="21"/>
                        </w:rPr>
                        <w:t xml:space="preserve"> </w:t>
                      </w:r>
                      <w:proofErr w:type="spellStart"/>
                      <w:proofErr w:type="gramStart"/>
                      <w:r w:rsidRPr="00444B34">
                        <w:rPr>
                          <w:rFonts w:ascii="Consolas" w:eastAsia="Times New Roman" w:hAnsi="Consolas" w:cs="Times New Roman"/>
                          <w:color w:val="4EC9B0"/>
                          <w:sz w:val="21"/>
                          <w:szCs w:val="21"/>
                        </w:rPr>
                        <w:t>re</w:t>
                      </w:r>
                      <w:r w:rsidRPr="00444B34">
                        <w:rPr>
                          <w:rFonts w:ascii="Consolas" w:eastAsia="Times New Roman" w:hAnsi="Consolas" w:cs="Times New Roman"/>
                          <w:color w:val="CCCCCC"/>
                          <w:sz w:val="21"/>
                          <w:szCs w:val="21"/>
                        </w:rPr>
                        <w:t>.</w:t>
                      </w:r>
                      <w:r w:rsidRPr="00444B34">
                        <w:rPr>
                          <w:rFonts w:ascii="Consolas" w:eastAsia="Times New Roman" w:hAnsi="Consolas" w:cs="Times New Roman"/>
                          <w:color w:val="DCDCAA"/>
                          <w:sz w:val="21"/>
                          <w:szCs w:val="21"/>
                        </w:rPr>
                        <w:t>findall</w:t>
                      </w:r>
                      <w:proofErr w:type="spellEnd"/>
                      <w:proofErr w:type="gramEnd"/>
                      <w:r w:rsidRPr="00444B34">
                        <w:rPr>
                          <w:rFonts w:ascii="Consolas" w:eastAsia="Times New Roman" w:hAnsi="Consolas" w:cs="Times New Roman"/>
                          <w:color w:val="CCCCCC"/>
                          <w:sz w:val="21"/>
                          <w:szCs w:val="21"/>
                        </w:rPr>
                        <w:t>(</w:t>
                      </w:r>
                      <w:r w:rsidRPr="00444B34">
                        <w:rPr>
                          <w:rFonts w:ascii="Consolas" w:eastAsia="Times New Roman" w:hAnsi="Consolas" w:cs="Times New Roman"/>
                          <w:color w:val="569CD6"/>
                          <w:sz w:val="21"/>
                          <w:szCs w:val="21"/>
                        </w:rPr>
                        <w:t>r</w:t>
                      </w:r>
                      <w:r w:rsidRPr="00444B34">
                        <w:rPr>
                          <w:rFonts w:ascii="Consolas" w:eastAsia="Times New Roman" w:hAnsi="Consolas" w:cs="Times New Roman"/>
                          <w:color w:val="D16969"/>
                          <w:sz w:val="21"/>
                          <w:szCs w:val="21"/>
                        </w:rPr>
                        <w:t>'\</w:t>
                      </w:r>
                      <w:proofErr w:type="spellStart"/>
                      <w:r w:rsidRPr="00444B34">
                        <w:rPr>
                          <w:rFonts w:ascii="Consolas" w:eastAsia="Times New Roman" w:hAnsi="Consolas" w:cs="Times New Roman"/>
                          <w:color w:val="D16969"/>
                          <w:sz w:val="21"/>
                          <w:szCs w:val="21"/>
                        </w:rPr>
                        <w:t>d</w:t>
                      </w:r>
                      <w:r w:rsidRPr="00444B34">
                        <w:rPr>
                          <w:rFonts w:ascii="Consolas" w:eastAsia="Times New Roman" w:hAnsi="Consolas" w:cs="Times New Roman"/>
                          <w:color w:val="D7BA7D"/>
                          <w:sz w:val="21"/>
                          <w:szCs w:val="21"/>
                        </w:rPr>
                        <w:t>+</w:t>
                      </w:r>
                      <w:r w:rsidRPr="00444B34">
                        <w:rPr>
                          <w:rFonts w:ascii="Consolas" w:eastAsia="Times New Roman" w:hAnsi="Consolas" w:cs="Times New Roman"/>
                          <w:color w:val="D16969"/>
                          <w:sz w:val="21"/>
                          <w:szCs w:val="21"/>
                        </w:rPr>
                        <w:t>'</w:t>
                      </w:r>
                      <w:r w:rsidRPr="00444B34">
                        <w:rPr>
                          <w:rFonts w:ascii="Consolas" w:eastAsia="Times New Roman" w:hAnsi="Consolas" w:cs="Times New Roman"/>
                          <w:color w:val="CCCCCC"/>
                          <w:sz w:val="21"/>
                          <w:szCs w:val="21"/>
                        </w:rPr>
                        <w:t>,</w:t>
                      </w:r>
                      <w:r w:rsidRPr="00444B34">
                        <w:rPr>
                          <w:rFonts w:ascii="Consolas" w:eastAsia="Times New Roman" w:hAnsi="Consolas" w:cs="Times New Roman"/>
                          <w:color w:val="9CDCFE"/>
                          <w:sz w:val="21"/>
                          <w:szCs w:val="21"/>
                        </w:rPr>
                        <w:t>filename</w:t>
                      </w:r>
                      <w:proofErr w:type="spellEnd"/>
                      <w:r w:rsidRPr="00444B34">
                        <w:rPr>
                          <w:rFonts w:ascii="Consolas" w:eastAsia="Times New Roman" w:hAnsi="Consolas" w:cs="Times New Roman"/>
                          <w:color w:val="CCCCCC"/>
                          <w:sz w:val="21"/>
                          <w:szCs w:val="21"/>
                        </w:rPr>
                        <w:t>)</w:t>
                      </w:r>
                    </w:p>
                    <w:p w14:paraId="388428A2" w14:textId="77777777" w:rsidR="00444B34" w:rsidRPr="00444B34" w:rsidRDefault="00444B34" w:rsidP="00444B34">
                      <w:pPr>
                        <w:shd w:val="clear" w:color="auto" w:fill="1F1F1F"/>
                        <w:spacing w:line="285" w:lineRule="atLeast"/>
                        <w:rPr>
                          <w:rFonts w:ascii="Consolas" w:eastAsia="Times New Roman" w:hAnsi="Consolas" w:cs="Times New Roman"/>
                          <w:color w:val="CCCCCC"/>
                          <w:sz w:val="21"/>
                          <w:szCs w:val="21"/>
                        </w:rPr>
                      </w:pPr>
                      <w:r w:rsidRPr="00444B34">
                        <w:rPr>
                          <w:rFonts w:ascii="Consolas" w:eastAsia="Times New Roman" w:hAnsi="Consolas" w:cs="Times New Roman"/>
                          <w:color w:val="CCCCCC"/>
                          <w:sz w:val="21"/>
                          <w:szCs w:val="21"/>
                        </w:rPr>
                        <w:t xml:space="preserve">            </w:t>
                      </w:r>
                      <w:proofErr w:type="spellStart"/>
                      <w:r w:rsidRPr="00444B34">
                        <w:rPr>
                          <w:rFonts w:ascii="Consolas" w:eastAsia="Times New Roman" w:hAnsi="Consolas" w:cs="Times New Roman"/>
                          <w:color w:val="9CDCFE"/>
                          <w:sz w:val="21"/>
                          <w:szCs w:val="21"/>
                        </w:rPr>
                        <w:t>ts</w:t>
                      </w:r>
                      <w:proofErr w:type="spellEnd"/>
                      <w:r w:rsidRPr="00444B34">
                        <w:rPr>
                          <w:rFonts w:ascii="Consolas" w:eastAsia="Times New Roman" w:hAnsi="Consolas" w:cs="Times New Roman"/>
                          <w:color w:val="CCCCCC"/>
                          <w:sz w:val="21"/>
                          <w:szCs w:val="21"/>
                        </w:rPr>
                        <w:t xml:space="preserve"> </w:t>
                      </w:r>
                      <w:r w:rsidRPr="00444B34">
                        <w:rPr>
                          <w:rFonts w:ascii="Consolas" w:eastAsia="Times New Roman" w:hAnsi="Consolas" w:cs="Times New Roman"/>
                          <w:color w:val="D4D4D4"/>
                          <w:sz w:val="21"/>
                          <w:szCs w:val="21"/>
                        </w:rPr>
                        <w:t>=</w:t>
                      </w:r>
                      <w:r w:rsidRPr="00444B34">
                        <w:rPr>
                          <w:rFonts w:ascii="Consolas" w:eastAsia="Times New Roman" w:hAnsi="Consolas" w:cs="Times New Roman"/>
                          <w:color w:val="CCCCCC"/>
                          <w:sz w:val="21"/>
                          <w:szCs w:val="21"/>
                        </w:rPr>
                        <w:t xml:space="preserve"> </w:t>
                      </w:r>
                      <w:proofErr w:type="spellStart"/>
                      <w:r w:rsidRPr="00444B34">
                        <w:rPr>
                          <w:rFonts w:ascii="Consolas" w:eastAsia="Times New Roman" w:hAnsi="Consolas" w:cs="Times New Roman"/>
                          <w:color w:val="9CDCFE"/>
                          <w:sz w:val="21"/>
                          <w:szCs w:val="21"/>
                        </w:rPr>
                        <w:t>ts_</w:t>
                      </w:r>
                      <w:proofErr w:type="gramStart"/>
                      <w:r w:rsidRPr="00444B34">
                        <w:rPr>
                          <w:rFonts w:ascii="Consolas" w:eastAsia="Times New Roman" w:hAnsi="Consolas" w:cs="Times New Roman"/>
                          <w:color w:val="9CDCFE"/>
                          <w:sz w:val="21"/>
                          <w:szCs w:val="21"/>
                        </w:rPr>
                        <w:t>list</w:t>
                      </w:r>
                      <w:proofErr w:type="spellEnd"/>
                      <w:r w:rsidRPr="00444B34">
                        <w:rPr>
                          <w:rFonts w:ascii="Consolas" w:eastAsia="Times New Roman" w:hAnsi="Consolas" w:cs="Times New Roman"/>
                          <w:color w:val="CCCCCC"/>
                          <w:sz w:val="21"/>
                          <w:szCs w:val="21"/>
                        </w:rPr>
                        <w:t>[</w:t>
                      </w:r>
                      <w:proofErr w:type="gramEnd"/>
                      <w:r w:rsidRPr="00444B34">
                        <w:rPr>
                          <w:rFonts w:ascii="Consolas" w:eastAsia="Times New Roman" w:hAnsi="Consolas" w:cs="Times New Roman"/>
                          <w:color w:val="B5CEA8"/>
                          <w:sz w:val="21"/>
                          <w:szCs w:val="21"/>
                        </w:rPr>
                        <w:t>0</w:t>
                      </w:r>
                      <w:r w:rsidRPr="00444B34">
                        <w:rPr>
                          <w:rFonts w:ascii="Consolas" w:eastAsia="Times New Roman" w:hAnsi="Consolas" w:cs="Times New Roman"/>
                          <w:color w:val="CCCCCC"/>
                          <w:sz w:val="21"/>
                          <w:szCs w:val="21"/>
                        </w:rPr>
                        <w:t xml:space="preserve">] </w:t>
                      </w:r>
                      <w:r w:rsidRPr="00444B34">
                        <w:rPr>
                          <w:rFonts w:ascii="Consolas" w:eastAsia="Times New Roman" w:hAnsi="Consolas" w:cs="Times New Roman"/>
                          <w:color w:val="D4D4D4"/>
                          <w:sz w:val="21"/>
                          <w:szCs w:val="21"/>
                        </w:rPr>
                        <w:t>+</w:t>
                      </w:r>
                      <w:r w:rsidRPr="00444B34">
                        <w:rPr>
                          <w:rFonts w:ascii="Consolas" w:eastAsia="Times New Roman" w:hAnsi="Consolas" w:cs="Times New Roman"/>
                          <w:color w:val="CCCCCC"/>
                          <w:sz w:val="21"/>
                          <w:szCs w:val="21"/>
                        </w:rPr>
                        <w:t xml:space="preserve"> </w:t>
                      </w:r>
                      <w:r w:rsidRPr="00444B34">
                        <w:rPr>
                          <w:rFonts w:ascii="Consolas" w:eastAsia="Times New Roman" w:hAnsi="Consolas" w:cs="Times New Roman"/>
                          <w:color w:val="CE9178"/>
                          <w:sz w:val="21"/>
                          <w:szCs w:val="21"/>
                        </w:rPr>
                        <w:t>"."</w:t>
                      </w:r>
                      <w:r w:rsidRPr="00444B34">
                        <w:rPr>
                          <w:rFonts w:ascii="Consolas" w:eastAsia="Times New Roman" w:hAnsi="Consolas" w:cs="Times New Roman"/>
                          <w:color w:val="CCCCCC"/>
                          <w:sz w:val="21"/>
                          <w:szCs w:val="21"/>
                        </w:rPr>
                        <w:t xml:space="preserve"> </w:t>
                      </w:r>
                      <w:r w:rsidRPr="00444B34">
                        <w:rPr>
                          <w:rFonts w:ascii="Consolas" w:eastAsia="Times New Roman" w:hAnsi="Consolas" w:cs="Times New Roman"/>
                          <w:color w:val="D4D4D4"/>
                          <w:sz w:val="21"/>
                          <w:szCs w:val="21"/>
                        </w:rPr>
                        <w:t>+</w:t>
                      </w:r>
                      <w:r w:rsidRPr="00444B34">
                        <w:rPr>
                          <w:rFonts w:ascii="Consolas" w:eastAsia="Times New Roman" w:hAnsi="Consolas" w:cs="Times New Roman"/>
                          <w:color w:val="CCCCCC"/>
                          <w:sz w:val="21"/>
                          <w:szCs w:val="21"/>
                        </w:rPr>
                        <w:t xml:space="preserve"> </w:t>
                      </w:r>
                      <w:proofErr w:type="spellStart"/>
                      <w:r w:rsidRPr="00444B34">
                        <w:rPr>
                          <w:rFonts w:ascii="Consolas" w:eastAsia="Times New Roman" w:hAnsi="Consolas" w:cs="Times New Roman"/>
                          <w:color w:val="9CDCFE"/>
                          <w:sz w:val="21"/>
                          <w:szCs w:val="21"/>
                        </w:rPr>
                        <w:t>ts_list</w:t>
                      </w:r>
                      <w:proofErr w:type="spellEnd"/>
                      <w:r w:rsidRPr="00444B34">
                        <w:rPr>
                          <w:rFonts w:ascii="Consolas" w:eastAsia="Times New Roman" w:hAnsi="Consolas" w:cs="Times New Roman"/>
                          <w:color w:val="CCCCCC"/>
                          <w:sz w:val="21"/>
                          <w:szCs w:val="21"/>
                        </w:rPr>
                        <w:t>[</w:t>
                      </w:r>
                      <w:r w:rsidRPr="00444B34">
                        <w:rPr>
                          <w:rFonts w:ascii="Consolas" w:eastAsia="Times New Roman" w:hAnsi="Consolas" w:cs="Times New Roman"/>
                          <w:color w:val="B5CEA8"/>
                          <w:sz w:val="21"/>
                          <w:szCs w:val="21"/>
                        </w:rPr>
                        <w:t>1</w:t>
                      </w:r>
                      <w:r w:rsidRPr="00444B34">
                        <w:rPr>
                          <w:rFonts w:ascii="Consolas" w:eastAsia="Times New Roman" w:hAnsi="Consolas" w:cs="Times New Roman"/>
                          <w:color w:val="CCCCCC"/>
                          <w:sz w:val="21"/>
                          <w:szCs w:val="21"/>
                        </w:rPr>
                        <w:t>]</w:t>
                      </w:r>
                    </w:p>
                    <w:p w14:paraId="4117A193" w14:textId="77777777" w:rsidR="00444B34" w:rsidRPr="00444B34" w:rsidRDefault="00444B34" w:rsidP="00444B34">
                      <w:pPr>
                        <w:shd w:val="clear" w:color="auto" w:fill="1F1F1F"/>
                        <w:spacing w:line="285" w:lineRule="atLeast"/>
                        <w:rPr>
                          <w:rFonts w:ascii="Consolas" w:eastAsia="Times New Roman" w:hAnsi="Consolas" w:cs="Times New Roman"/>
                          <w:color w:val="CCCCCC"/>
                          <w:sz w:val="21"/>
                          <w:szCs w:val="21"/>
                        </w:rPr>
                      </w:pPr>
                      <w:r w:rsidRPr="00444B34">
                        <w:rPr>
                          <w:rFonts w:ascii="Consolas" w:eastAsia="Times New Roman" w:hAnsi="Consolas" w:cs="Times New Roman"/>
                          <w:color w:val="CCCCCC"/>
                          <w:sz w:val="21"/>
                          <w:szCs w:val="21"/>
                        </w:rPr>
                        <w:t xml:space="preserve">            </w:t>
                      </w:r>
                      <w:proofErr w:type="spellStart"/>
                      <w:r w:rsidRPr="00444B34">
                        <w:rPr>
                          <w:rFonts w:ascii="Consolas" w:eastAsia="Times New Roman" w:hAnsi="Consolas" w:cs="Times New Roman"/>
                          <w:color w:val="9CDCFE"/>
                          <w:sz w:val="21"/>
                          <w:szCs w:val="21"/>
                        </w:rPr>
                        <w:t>file_time</w:t>
                      </w:r>
                      <w:proofErr w:type="spellEnd"/>
                      <w:r w:rsidRPr="00444B34">
                        <w:rPr>
                          <w:rFonts w:ascii="Consolas" w:eastAsia="Times New Roman" w:hAnsi="Consolas" w:cs="Times New Roman"/>
                          <w:color w:val="CCCCCC"/>
                          <w:sz w:val="21"/>
                          <w:szCs w:val="21"/>
                        </w:rPr>
                        <w:t xml:space="preserve"> </w:t>
                      </w:r>
                      <w:r w:rsidRPr="00444B34">
                        <w:rPr>
                          <w:rFonts w:ascii="Consolas" w:eastAsia="Times New Roman" w:hAnsi="Consolas" w:cs="Times New Roman"/>
                          <w:color w:val="D4D4D4"/>
                          <w:sz w:val="21"/>
                          <w:szCs w:val="21"/>
                        </w:rPr>
                        <w:t>=</w:t>
                      </w:r>
                      <w:r w:rsidRPr="00444B34">
                        <w:rPr>
                          <w:rFonts w:ascii="Consolas" w:eastAsia="Times New Roman" w:hAnsi="Consolas" w:cs="Times New Roman"/>
                          <w:color w:val="CCCCCC"/>
                          <w:sz w:val="21"/>
                          <w:szCs w:val="21"/>
                        </w:rPr>
                        <w:t xml:space="preserve"> </w:t>
                      </w:r>
                      <w:r w:rsidRPr="00444B34">
                        <w:rPr>
                          <w:rFonts w:ascii="Consolas" w:eastAsia="Times New Roman" w:hAnsi="Consolas" w:cs="Times New Roman"/>
                          <w:color w:val="4EC9B0"/>
                          <w:sz w:val="21"/>
                          <w:szCs w:val="21"/>
                        </w:rPr>
                        <w:t>float</w:t>
                      </w:r>
                      <w:r w:rsidRPr="00444B34">
                        <w:rPr>
                          <w:rFonts w:ascii="Consolas" w:eastAsia="Times New Roman" w:hAnsi="Consolas" w:cs="Times New Roman"/>
                          <w:color w:val="CCCCCC"/>
                          <w:sz w:val="21"/>
                          <w:szCs w:val="21"/>
                        </w:rPr>
                        <w:t>(</w:t>
                      </w:r>
                      <w:proofErr w:type="spellStart"/>
                      <w:r w:rsidRPr="00444B34">
                        <w:rPr>
                          <w:rFonts w:ascii="Consolas" w:eastAsia="Times New Roman" w:hAnsi="Consolas" w:cs="Times New Roman"/>
                          <w:color w:val="9CDCFE"/>
                          <w:sz w:val="21"/>
                          <w:szCs w:val="21"/>
                        </w:rPr>
                        <w:t>ts</w:t>
                      </w:r>
                      <w:proofErr w:type="spellEnd"/>
                      <w:r w:rsidRPr="00444B34">
                        <w:rPr>
                          <w:rFonts w:ascii="Consolas" w:eastAsia="Times New Roman" w:hAnsi="Consolas" w:cs="Times New Roman"/>
                          <w:color w:val="CCCCCC"/>
                          <w:sz w:val="21"/>
                          <w:szCs w:val="21"/>
                        </w:rPr>
                        <w:t>)</w:t>
                      </w:r>
                    </w:p>
                    <w:p w14:paraId="429E4C42" w14:textId="77777777" w:rsidR="00444B34" w:rsidRPr="00444B34" w:rsidRDefault="00444B34" w:rsidP="00444B34">
                      <w:pPr>
                        <w:shd w:val="clear" w:color="auto" w:fill="1F1F1F"/>
                        <w:spacing w:line="285" w:lineRule="atLeast"/>
                        <w:rPr>
                          <w:rFonts w:ascii="Consolas" w:eastAsia="Times New Roman" w:hAnsi="Consolas" w:cs="Times New Roman"/>
                          <w:color w:val="CCCCCC"/>
                          <w:sz w:val="21"/>
                          <w:szCs w:val="21"/>
                        </w:rPr>
                      </w:pPr>
                      <w:r w:rsidRPr="00444B34">
                        <w:rPr>
                          <w:rFonts w:ascii="Consolas" w:eastAsia="Times New Roman" w:hAnsi="Consolas" w:cs="Times New Roman"/>
                          <w:color w:val="CCCCCC"/>
                          <w:sz w:val="21"/>
                          <w:szCs w:val="21"/>
                        </w:rPr>
                        <w:t xml:space="preserve">            </w:t>
                      </w:r>
                      <w:proofErr w:type="spellStart"/>
                      <w:r w:rsidRPr="00444B34">
                        <w:rPr>
                          <w:rFonts w:ascii="Consolas" w:eastAsia="Times New Roman" w:hAnsi="Consolas" w:cs="Times New Roman"/>
                          <w:color w:val="9CDCFE"/>
                          <w:sz w:val="21"/>
                          <w:szCs w:val="21"/>
                        </w:rPr>
                        <w:t>full_</w:t>
                      </w:r>
                      <w:proofErr w:type="gramStart"/>
                      <w:r w:rsidRPr="00444B34">
                        <w:rPr>
                          <w:rFonts w:ascii="Consolas" w:eastAsia="Times New Roman" w:hAnsi="Consolas" w:cs="Times New Roman"/>
                          <w:color w:val="9CDCFE"/>
                          <w:sz w:val="21"/>
                          <w:szCs w:val="21"/>
                        </w:rPr>
                        <w:t>names</w:t>
                      </w:r>
                      <w:r w:rsidRPr="00444B34">
                        <w:rPr>
                          <w:rFonts w:ascii="Consolas" w:eastAsia="Times New Roman" w:hAnsi="Consolas" w:cs="Times New Roman"/>
                          <w:color w:val="CCCCCC"/>
                          <w:sz w:val="21"/>
                          <w:szCs w:val="21"/>
                        </w:rPr>
                        <w:t>.</w:t>
                      </w:r>
                      <w:r w:rsidRPr="00444B34">
                        <w:rPr>
                          <w:rFonts w:ascii="Consolas" w:eastAsia="Times New Roman" w:hAnsi="Consolas" w:cs="Times New Roman"/>
                          <w:color w:val="DCDCAA"/>
                          <w:sz w:val="21"/>
                          <w:szCs w:val="21"/>
                        </w:rPr>
                        <w:t>append</w:t>
                      </w:r>
                      <w:proofErr w:type="spellEnd"/>
                      <w:proofErr w:type="gramEnd"/>
                      <w:r w:rsidRPr="00444B34">
                        <w:rPr>
                          <w:rFonts w:ascii="Consolas" w:eastAsia="Times New Roman" w:hAnsi="Consolas" w:cs="Times New Roman"/>
                          <w:color w:val="CCCCCC"/>
                          <w:sz w:val="21"/>
                          <w:szCs w:val="21"/>
                        </w:rPr>
                        <w:t>(</w:t>
                      </w:r>
                      <w:proofErr w:type="spellStart"/>
                      <w:r w:rsidRPr="00444B34">
                        <w:rPr>
                          <w:rFonts w:ascii="Consolas" w:eastAsia="Times New Roman" w:hAnsi="Consolas" w:cs="Times New Roman"/>
                          <w:color w:val="9CDCFE"/>
                          <w:sz w:val="21"/>
                          <w:szCs w:val="21"/>
                        </w:rPr>
                        <w:t>full_name</w:t>
                      </w:r>
                      <w:proofErr w:type="spellEnd"/>
                      <w:r w:rsidRPr="00444B34">
                        <w:rPr>
                          <w:rFonts w:ascii="Consolas" w:eastAsia="Times New Roman" w:hAnsi="Consolas" w:cs="Times New Roman"/>
                          <w:color w:val="CCCCCC"/>
                          <w:sz w:val="21"/>
                          <w:szCs w:val="21"/>
                        </w:rPr>
                        <w:t>)</w:t>
                      </w:r>
                    </w:p>
                    <w:p w14:paraId="4DE0613C" w14:textId="77777777" w:rsidR="00444B34" w:rsidRPr="00444B34" w:rsidRDefault="00444B34" w:rsidP="00444B34">
                      <w:pPr>
                        <w:shd w:val="clear" w:color="auto" w:fill="1F1F1F"/>
                        <w:spacing w:line="285" w:lineRule="atLeast"/>
                        <w:rPr>
                          <w:rFonts w:ascii="Consolas" w:eastAsia="Times New Roman" w:hAnsi="Consolas" w:cs="Times New Roman"/>
                          <w:color w:val="CCCCCC"/>
                          <w:sz w:val="21"/>
                          <w:szCs w:val="21"/>
                        </w:rPr>
                      </w:pPr>
                      <w:r w:rsidRPr="00444B34">
                        <w:rPr>
                          <w:rFonts w:ascii="Consolas" w:eastAsia="Times New Roman" w:hAnsi="Consolas" w:cs="Times New Roman"/>
                          <w:color w:val="CCCCCC"/>
                          <w:sz w:val="21"/>
                          <w:szCs w:val="21"/>
                        </w:rPr>
                        <w:t xml:space="preserve">            </w:t>
                      </w:r>
                      <w:proofErr w:type="spellStart"/>
                      <w:r w:rsidRPr="00444B34">
                        <w:rPr>
                          <w:rFonts w:ascii="Consolas" w:eastAsia="Times New Roman" w:hAnsi="Consolas" w:cs="Times New Roman"/>
                          <w:color w:val="9CDCFE"/>
                          <w:sz w:val="21"/>
                          <w:szCs w:val="21"/>
                        </w:rPr>
                        <w:t>file_</w:t>
                      </w:r>
                      <w:proofErr w:type="gramStart"/>
                      <w:r w:rsidRPr="00444B34">
                        <w:rPr>
                          <w:rFonts w:ascii="Consolas" w:eastAsia="Times New Roman" w:hAnsi="Consolas" w:cs="Times New Roman"/>
                          <w:color w:val="9CDCFE"/>
                          <w:sz w:val="21"/>
                          <w:szCs w:val="21"/>
                        </w:rPr>
                        <w:t>times</w:t>
                      </w:r>
                      <w:r w:rsidRPr="00444B34">
                        <w:rPr>
                          <w:rFonts w:ascii="Consolas" w:eastAsia="Times New Roman" w:hAnsi="Consolas" w:cs="Times New Roman"/>
                          <w:color w:val="CCCCCC"/>
                          <w:sz w:val="21"/>
                          <w:szCs w:val="21"/>
                        </w:rPr>
                        <w:t>.</w:t>
                      </w:r>
                      <w:r w:rsidRPr="00444B34">
                        <w:rPr>
                          <w:rFonts w:ascii="Consolas" w:eastAsia="Times New Roman" w:hAnsi="Consolas" w:cs="Times New Roman"/>
                          <w:color w:val="DCDCAA"/>
                          <w:sz w:val="21"/>
                          <w:szCs w:val="21"/>
                        </w:rPr>
                        <w:t>append</w:t>
                      </w:r>
                      <w:proofErr w:type="spellEnd"/>
                      <w:proofErr w:type="gramEnd"/>
                      <w:r w:rsidRPr="00444B34">
                        <w:rPr>
                          <w:rFonts w:ascii="Consolas" w:eastAsia="Times New Roman" w:hAnsi="Consolas" w:cs="Times New Roman"/>
                          <w:color w:val="CCCCCC"/>
                          <w:sz w:val="21"/>
                          <w:szCs w:val="21"/>
                        </w:rPr>
                        <w:t>(</w:t>
                      </w:r>
                      <w:proofErr w:type="spellStart"/>
                      <w:r w:rsidRPr="00444B34">
                        <w:rPr>
                          <w:rFonts w:ascii="Consolas" w:eastAsia="Times New Roman" w:hAnsi="Consolas" w:cs="Times New Roman"/>
                          <w:color w:val="9CDCFE"/>
                          <w:sz w:val="21"/>
                          <w:szCs w:val="21"/>
                        </w:rPr>
                        <w:t>file_time</w:t>
                      </w:r>
                      <w:proofErr w:type="spellEnd"/>
                      <w:r w:rsidRPr="00444B34">
                        <w:rPr>
                          <w:rFonts w:ascii="Consolas" w:eastAsia="Times New Roman" w:hAnsi="Consolas" w:cs="Times New Roman"/>
                          <w:color w:val="CCCCCC"/>
                          <w:sz w:val="21"/>
                          <w:szCs w:val="21"/>
                        </w:rPr>
                        <w:t>)</w:t>
                      </w:r>
                    </w:p>
                    <w:p w14:paraId="33FF0BCC" w14:textId="77777777" w:rsidR="00444B34" w:rsidRPr="00444B34" w:rsidRDefault="00444B34" w:rsidP="00444B34">
                      <w:pPr>
                        <w:shd w:val="clear" w:color="auto" w:fill="1F1F1F"/>
                        <w:spacing w:line="285" w:lineRule="atLeast"/>
                        <w:rPr>
                          <w:rFonts w:ascii="Consolas" w:eastAsia="Times New Roman" w:hAnsi="Consolas" w:cs="Times New Roman"/>
                          <w:color w:val="CCCCCC"/>
                          <w:sz w:val="21"/>
                          <w:szCs w:val="21"/>
                        </w:rPr>
                      </w:pPr>
                    </w:p>
                    <w:p w14:paraId="5A745225" w14:textId="77777777" w:rsidR="00444B34" w:rsidRPr="00444B34" w:rsidRDefault="00444B34" w:rsidP="00444B34">
                      <w:pPr>
                        <w:shd w:val="clear" w:color="auto" w:fill="1F1F1F"/>
                        <w:spacing w:line="285" w:lineRule="atLeast"/>
                        <w:rPr>
                          <w:rFonts w:ascii="Consolas" w:eastAsia="Times New Roman" w:hAnsi="Consolas" w:cs="Times New Roman"/>
                          <w:color w:val="CCCCCC"/>
                          <w:sz w:val="21"/>
                          <w:szCs w:val="21"/>
                        </w:rPr>
                      </w:pPr>
                      <w:r w:rsidRPr="00444B34">
                        <w:rPr>
                          <w:rFonts w:ascii="Consolas" w:eastAsia="Times New Roman" w:hAnsi="Consolas" w:cs="Times New Roman"/>
                          <w:color w:val="CCCCCC"/>
                          <w:sz w:val="21"/>
                          <w:szCs w:val="21"/>
                        </w:rPr>
                        <w:t xml:space="preserve">    </w:t>
                      </w:r>
                      <w:proofErr w:type="spellStart"/>
                      <w:r w:rsidRPr="00444B34">
                        <w:rPr>
                          <w:rFonts w:ascii="Consolas" w:eastAsia="Times New Roman" w:hAnsi="Consolas" w:cs="Times New Roman"/>
                          <w:color w:val="9CDCFE"/>
                          <w:sz w:val="21"/>
                          <w:szCs w:val="21"/>
                        </w:rPr>
                        <w:t>current_file</w:t>
                      </w:r>
                      <w:proofErr w:type="spellEnd"/>
                      <w:r w:rsidRPr="00444B34">
                        <w:rPr>
                          <w:rFonts w:ascii="Consolas" w:eastAsia="Times New Roman" w:hAnsi="Consolas" w:cs="Times New Roman"/>
                          <w:color w:val="CCCCCC"/>
                          <w:sz w:val="21"/>
                          <w:szCs w:val="21"/>
                        </w:rPr>
                        <w:t xml:space="preserve"> </w:t>
                      </w:r>
                      <w:r w:rsidRPr="00444B34">
                        <w:rPr>
                          <w:rFonts w:ascii="Consolas" w:eastAsia="Times New Roman" w:hAnsi="Consolas" w:cs="Times New Roman"/>
                          <w:color w:val="D4D4D4"/>
                          <w:sz w:val="21"/>
                          <w:szCs w:val="21"/>
                        </w:rPr>
                        <w:t>=</w:t>
                      </w:r>
                      <w:r w:rsidRPr="00444B34">
                        <w:rPr>
                          <w:rFonts w:ascii="Consolas" w:eastAsia="Times New Roman" w:hAnsi="Consolas" w:cs="Times New Roman"/>
                          <w:color w:val="CCCCCC"/>
                          <w:sz w:val="21"/>
                          <w:szCs w:val="21"/>
                        </w:rPr>
                        <w:t xml:space="preserve"> </w:t>
                      </w:r>
                      <w:proofErr w:type="spellStart"/>
                      <w:r w:rsidRPr="00444B34">
                        <w:rPr>
                          <w:rFonts w:ascii="Consolas" w:eastAsia="Times New Roman" w:hAnsi="Consolas" w:cs="Times New Roman"/>
                          <w:color w:val="9CDCFE"/>
                          <w:sz w:val="21"/>
                          <w:szCs w:val="21"/>
                        </w:rPr>
                        <w:t>full_names</w:t>
                      </w:r>
                      <w:proofErr w:type="spellEnd"/>
                      <w:r w:rsidRPr="00444B34">
                        <w:rPr>
                          <w:rFonts w:ascii="Consolas" w:eastAsia="Times New Roman" w:hAnsi="Consolas" w:cs="Times New Roman"/>
                          <w:color w:val="CCCCCC"/>
                          <w:sz w:val="21"/>
                          <w:szCs w:val="21"/>
                        </w:rPr>
                        <w:t>[</w:t>
                      </w:r>
                      <w:proofErr w:type="spellStart"/>
                      <w:r w:rsidRPr="00444B34">
                        <w:rPr>
                          <w:rFonts w:ascii="Consolas" w:eastAsia="Times New Roman" w:hAnsi="Consolas" w:cs="Times New Roman"/>
                          <w:color w:val="9CDCFE"/>
                          <w:sz w:val="21"/>
                          <w:szCs w:val="21"/>
                        </w:rPr>
                        <w:t>file_</w:t>
                      </w:r>
                      <w:proofErr w:type="gramStart"/>
                      <w:r w:rsidRPr="00444B34">
                        <w:rPr>
                          <w:rFonts w:ascii="Consolas" w:eastAsia="Times New Roman" w:hAnsi="Consolas" w:cs="Times New Roman"/>
                          <w:color w:val="9CDCFE"/>
                          <w:sz w:val="21"/>
                          <w:szCs w:val="21"/>
                        </w:rPr>
                        <w:t>times</w:t>
                      </w:r>
                      <w:r w:rsidRPr="00444B34">
                        <w:rPr>
                          <w:rFonts w:ascii="Consolas" w:eastAsia="Times New Roman" w:hAnsi="Consolas" w:cs="Times New Roman"/>
                          <w:color w:val="CCCCCC"/>
                          <w:sz w:val="21"/>
                          <w:szCs w:val="21"/>
                        </w:rPr>
                        <w:t>.</w:t>
                      </w:r>
                      <w:r w:rsidRPr="00444B34">
                        <w:rPr>
                          <w:rFonts w:ascii="Consolas" w:eastAsia="Times New Roman" w:hAnsi="Consolas" w:cs="Times New Roman"/>
                          <w:color w:val="DCDCAA"/>
                          <w:sz w:val="21"/>
                          <w:szCs w:val="21"/>
                        </w:rPr>
                        <w:t>index</w:t>
                      </w:r>
                      <w:proofErr w:type="spellEnd"/>
                      <w:proofErr w:type="gramEnd"/>
                      <w:r w:rsidRPr="00444B34">
                        <w:rPr>
                          <w:rFonts w:ascii="Consolas" w:eastAsia="Times New Roman" w:hAnsi="Consolas" w:cs="Times New Roman"/>
                          <w:color w:val="CCCCCC"/>
                          <w:sz w:val="21"/>
                          <w:szCs w:val="21"/>
                        </w:rPr>
                        <w:t>(</w:t>
                      </w:r>
                      <w:r w:rsidRPr="00444B34">
                        <w:rPr>
                          <w:rFonts w:ascii="Consolas" w:eastAsia="Times New Roman" w:hAnsi="Consolas" w:cs="Times New Roman"/>
                          <w:color w:val="DCDCAA"/>
                          <w:sz w:val="21"/>
                          <w:szCs w:val="21"/>
                        </w:rPr>
                        <w:t>max</w:t>
                      </w:r>
                      <w:r w:rsidRPr="00444B34">
                        <w:rPr>
                          <w:rFonts w:ascii="Consolas" w:eastAsia="Times New Roman" w:hAnsi="Consolas" w:cs="Times New Roman"/>
                          <w:color w:val="CCCCCC"/>
                          <w:sz w:val="21"/>
                          <w:szCs w:val="21"/>
                        </w:rPr>
                        <w:t>(</w:t>
                      </w:r>
                      <w:proofErr w:type="spellStart"/>
                      <w:r w:rsidRPr="00444B34">
                        <w:rPr>
                          <w:rFonts w:ascii="Consolas" w:eastAsia="Times New Roman" w:hAnsi="Consolas" w:cs="Times New Roman"/>
                          <w:color w:val="9CDCFE"/>
                          <w:sz w:val="21"/>
                          <w:szCs w:val="21"/>
                        </w:rPr>
                        <w:t>file_times</w:t>
                      </w:r>
                      <w:proofErr w:type="spellEnd"/>
                      <w:r w:rsidRPr="00444B34">
                        <w:rPr>
                          <w:rFonts w:ascii="Consolas" w:eastAsia="Times New Roman" w:hAnsi="Consolas" w:cs="Times New Roman"/>
                          <w:color w:val="CCCCCC"/>
                          <w:sz w:val="21"/>
                          <w:szCs w:val="21"/>
                        </w:rPr>
                        <w:t>))]</w:t>
                      </w:r>
                    </w:p>
                    <w:p w14:paraId="3B8048C2" w14:textId="77777777" w:rsidR="00444B34" w:rsidRPr="00444B34" w:rsidRDefault="00444B34" w:rsidP="00444B34">
                      <w:pPr>
                        <w:shd w:val="clear" w:color="auto" w:fill="1F1F1F"/>
                        <w:spacing w:line="285" w:lineRule="atLeast"/>
                        <w:rPr>
                          <w:rFonts w:ascii="Consolas" w:eastAsia="Times New Roman" w:hAnsi="Consolas" w:cs="Times New Roman"/>
                          <w:color w:val="CCCCCC"/>
                          <w:sz w:val="21"/>
                          <w:szCs w:val="21"/>
                        </w:rPr>
                      </w:pPr>
                    </w:p>
                    <w:p w14:paraId="437402DB" w14:textId="77777777" w:rsidR="00444B34" w:rsidRPr="00444B34" w:rsidRDefault="00444B34" w:rsidP="00444B34">
                      <w:pPr>
                        <w:shd w:val="clear" w:color="auto" w:fill="1F1F1F"/>
                        <w:spacing w:line="285" w:lineRule="atLeast"/>
                        <w:rPr>
                          <w:rFonts w:ascii="Consolas" w:eastAsia="Times New Roman" w:hAnsi="Consolas" w:cs="Times New Roman"/>
                          <w:color w:val="CCCCCC"/>
                          <w:sz w:val="21"/>
                          <w:szCs w:val="21"/>
                        </w:rPr>
                      </w:pPr>
                      <w:r w:rsidRPr="00444B34">
                        <w:rPr>
                          <w:rFonts w:ascii="Consolas" w:eastAsia="Times New Roman" w:hAnsi="Consolas" w:cs="Times New Roman"/>
                          <w:color w:val="CCCCCC"/>
                          <w:sz w:val="21"/>
                          <w:szCs w:val="21"/>
                        </w:rPr>
                        <w:t xml:space="preserve">    </w:t>
                      </w:r>
                      <w:proofErr w:type="spellStart"/>
                      <w:r w:rsidRPr="00444B34">
                        <w:rPr>
                          <w:rFonts w:ascii="Consolas" w:eastAsia="Times New Roman" w:hAnsi="Consolas" w:cs="Times New Roman"/>
                          <w:color w:val="9CDCFE"/>
                          <w:sz w:val="21"/>
                          <w:szCs w:val="21"/>
                        </w:rPr>
                        <w:t>current_df</w:t>
                      </w:r>
                      <w:proofErr w:type="spellEnd"/>
                      <w:r w:rsidRPr="00444B34">
                        <w:rPr>
                          <w:rFonts w:ascii="Consolas" w:eastAsia="Times New Roman" w:hAnsi="Consolas" w:cs="Times New Roman"/>
                          <w:color w:val="CCCCCC"/>
                          <w:sz w:val="21"/>
                          <w:szCs w:val="21"/>
                        </w:rPr>
                        <w:t xml:space="preserve"> </w:t>
                      </w:r>
                      <w:r w:rsidRPr="00444B34">
                        <w:rPr>
                          <w:rFonts w:ascii="Consolas" w:eastAsia="Times New Roman" w:hAnsi="Consolas" w:cs="Times New Roman"/>
                          <w:color w:val="D4D4D4"/>
                          <w:sz w:val="21"/>
                          <w:szCs w:val="21"/>
                        </w:rPr>
                        <w:t>=</w:t>
                      </w:r>
                      <w:r w:rsidRPr="00444B34">
                        <w:rPr>
                          <w:rFonts w:ascii="Consolas" w:eastAsia="Times New Roman" w:hAnsi="Consolas" w:cs="Times New Roman"/>
                          <w:color w:val="CCCCCC"/>
                          <w:sz w:val="21"/>
                          <w:szCs w:val="21"/>
                        </w:rPr>
                        <w:t xml:space="preserve"> </w:t>
                      </w:r>
                      <w:proofErr w:type="spellStart"/>
                      <w:proofErr w:type="gramStart"/>
                      <w:r w:rsidRPr="00444B34">
                        <w:rPr>
                          <w:rFonts w:ascii="Consolas" w:eastAsia="Times New Roman" w:hAnsi="Consolas" w:cs="Times New Roman"/>
                          <w:color w:val="4EC9B0"/>
                          <w:sz w:val="21"/>
                          <w:szCs w:val="21"/>
                        </w:rPr>
                        <w:t>pd</w:t>
                      </w:r>
                      <w:r w:rsidRPr="00444B34">
                        <w:rPr>
                          <w:rFonts w:ascii="Consolas" w:eastAsia="Times New Roman" w:hAnsi="Consolas" w:cs="Times New Roman"/>
                          <w:color w:val="CCCCCC"/>
                          <w:sz w:val="21"/>
                          <w:szCs w:val="21"/>
                        </w:rPr>
                        <w:t>.</w:t>
                      </w:r>
                      <w:r w:rsidRPr="00444B34">
                        <w:rPr>
                          <w:rFonts w:ascii="Consolas" w:eastAsia="Times New Roman" w:hAnsi="Consolas" w:cs="Times New Roman"/>
                          <w:color w:val="DCDCAA"/>
                          <w:sz w:val="21"/>
                          <w:szCs w:val="21"/>
                        </w:rPr>
                        <w:t>read</w:t>
                      </w:r>
                      <w:proofErr w:type="gramEnd"/>
                      <w:r w:rsidRPr="00444B34">
                        <w:rPr>
                          <w:rFonts w:ascii="Consolas" w:eastAsia="Times New Roman" w:hAnsi="Consolas" w:cs="Times New Roman"/>
                          <w:color w:val="DCDCAA"/>
                          <w:sz w:val="21"/>
                          <w:szCs w:val="21"/>
                        </w:rPr>
                        <w:t>_csv</w:t>
                      </w:r>
                      <w:proofErr w:type="spellEnd"/>
                      <w:r w:rsidRPr="00444B34">
                        <w:rPr>
                          <w:rFonts w:ascii="Consolas" w:eastAsia="Times New Roman" w:hAnsi="Consolas" w:cs="Times New Roman"/>
                          <w:color w:val="CCCCCC"/>
                          <w:sz w:val="21"/>
                          <w:szCs w:val="21"/>
                        </w:rPr>
                        <w:t>(</w:t>
                      </w:r>
                      <w:proofErr w:type="spellStart"/>
                      <w:r w:rsidRPr="00444B34">
                        <w:rPr>
                          <w:rFonts w:ascii="Consolas" w:eastAsia="Times New Roman" w:hAnsi="Consolas" w:cs="Times New Roman"/>
                          <w:color w:val="9CDCFE"/>
                          <w:sz w:val="21"/>
                          <w:szCs w:val="21"/>
                        </w:rPr>
                        <w:t>current_file</w:t>
                      </w:r>
                      <w:r w:rsidRPr="00444B34">
                        <w:rPr>
                          <w:rFonts w:ascii="Consolas" w:eastAsia="Times New Roman" w:hAnsi="Consolas" w:cs="Times New Roman"/>
                          <w:color w:val="CCCCCC"/>
                          <w:sz w:val="21"/>
                          <w:szCs w:val="21"/>
                        </w:rPr>
                        <w:t>,</w:t>
                      </w:r>
                      <w:r w:rsidRPr="00444B34">
                        <w:rPr>
                          <w:rFonts w:ascii="Consolas" w:eastAsia="Times New Roman" w:hAnsi="Consolas" w:cs="Times New Roman"/>
                          <w:color w:val="9CDCFE"/>
                          <w:sz w:val="21"/>
                          <w:szCs w:val="21"/>
                        </w:rPr>
                        <w:t>index_col</w:t>
                      </w:r>
                      <w:proofErr w:type="spellEnd"/>
                      <w:r w:rsidRPr="00444B34">
                        <w:rPr>
                          <w:rFonts w:ascii="Consolas" w:eastAsia="Times New Roman" w:hAnsi="Consolas" w:cs="Times New Roman"/>
                          <w:color w:val="D4D4D4"/>
                          <w:sz w:val="21"/>
                          <w:szCs w:val="21"/>
                        </w:rPr>
                        <w:t>=</w:t>
                      </w:r>
                      <w:r w:rsidRPr="00444B34">
                        <w:rPr>
                          <w:rFonts w:ascii="Consolas" w:eastAsia="Times New Roman" w:hAnsi="Consolas" w:cs="Times New Roman"/>
                          <w:color w:val="B5CEA8"/>
                          <w:sz w:val="21"/>
                          <w:szCs w:val="21"/>
                        </w:rPr>
                        <w:t>0</w:t>
                      </w:r>
                      <w:r w:rsidRPr="00444B34">
                        <w:rPr>
                          <w:rFonts w:ascii="Consolas" w:eastAsia="Times New Roman" w:hAnsi="Consolas" w:cs="Times New Roman"/>
                          <w:color w:val="CCCCCC"/>
                          <w:sz w:val="21"/>
                          <w:szCs w:val="21"/>
                        </w:rPr>
                        <w:t>)</w:t>
                      </w:r>
                    </w:p>
                    <w:p w14:paraId="47A31672" w14:textId="3F9ECD2E" w:rsidR="00F20B53" w:rsidRPr="00F20B53" w:rsidRDefault="00444B34" w:rsidP="00F20B53">
                      <w:pPr>
                        <w:shd w:val="clear" w:color="auto" w:fill="1F1F1F"/>
                        <w:spacing w:line="285" w:lineRule="atLeast"/>
                        <w:rPr>
                          <w:rFonts w:ascii="Consolas" w:eastAsia="Times New Roman" w:hAnsi="Consolas" w:cs="Times New Roman"/>
                          <w:color w:val="CCCCCC"/>
                          <w:sz w:val="21"/>
                          <w:szCs w:val="21"/>
                        </w:rPr>
                      </w:pPr>
                      <w:r w:rsidRPr="00444B34">
                        <w:rPr>
                          <w:rFonts w:ascii="Consolas" w:eastAsia="Times New Roman" w:hAnsi="Consolas" w:cs="Times New Roman"/>
                          <w:color w:val="CCCCCC"/>
                          <w:sz w:val="21"/>
                          <w:szCs w:val="21"/>
                        </w:rPr>
                        <w:t xml:space="preserve">    </w:t>
                      </w:r>
                      <w:r w:rsidRPr="00444B34">
                        <w:rPr>
                          <w:rFonts w:ascii="Consolas" w:eastAsia="Times New Roman" w:hAnsi="Consolas" w:cs="Times New Roman"/>
                          <w:color w:val="C586C0"/>
                          <w:sz w:val="21"/>
                          <w:szCs w:val="21"/>
                        </w:rPr>
                        <w:t>return</w:t>
                      </w:r>
                      <w:r w:rsidRPr="00444B34">
                        <w:rPr>
                          <w:rFonts w:ascii="Consolas" w:eastAsia="Times New Roman" w:hAnsi="Consolas" w:cs="Times New Roman"/>
                          <w:color w:val="CCCCCC"/>
                          <w:sz w:val="21"/>
                          <w:szCs w:val="21"/>
                        </w:rPr>
                        <w:t xml:space="preserve"> </w:t>
                      </w:r>
                      <w:proofErr w:type="spellStart"/>
                      <w:r w:rsidRPr="00444B34">
                        <w:rPr>
                          <w:rFonts w:ascii="Consolas" w:eastAsia="Times New Roman" w:hAnsi="Consolas" w:cs="Times New Roman"/>
                          <w:color w:val="9CDCFE"/>
                          <w:sz w:val="21"/>
                          <w:szCs w:val="21"/>
                        </w:rPr>
                        <w:t>current_df</w:t>
                      </w:r>
                      <w:proofErr w:type="spellEnd"/>
                    </w:p>
                  </w:txbxContent>
                </v:textbox>
                <w10:wrap type="topAndBottom" anchorx="margin"/>
              </v:shape>
            </w:pict>
          </mc:Fallback>
        </mc:AlternateContent>
      </w:r>
    </w:p>
    <w:p w14:paraId="2EDDDF4B" w14:textId="742BCD2A" w:rsidR="00F20B53" w:rsidRDefault="001A746A" w:rsidP="008F0F15">
      <w:commentRangeStart w:id="13"/>
      <w:r>
        <w:t>Figure X</w:t>
      </w:r>
      <w:commentRangeEnd w:id="13"/>
      <w:r w:rsidR="009123FD">
        <w:rPr>
          <w:rStyle w:val="CommentReference"/>
        </w:rPr>
        <w:commentReference w:id="13"/>
      </w:r>
      <w:r>
        <w:t xml:space="preserve">: </w:t>
      </w:r>
      <w:proofErr w:type="spellStart"/>
      <w:r>
        <w:t>load_newest_file</w:t>
      </w:r>
      <w:proofErr w:type="spellEnd"/>
      <w:r>
        <w:t xml:space="preserve"> function</w:t>
      </w:r>
    </w:p>
    <w:p w14:paraId="4B92D08C" w14:textId="77777777" w:rsidR="001A746A" w:rsidRDefault="001A746A" w:rsidP="008F0F15"/>
    <w:p w14:paraId="67E3FFFF" w14:textId="335724E3" w:rsidR="001A746A" w:rsidRDefault="001A746A" w:rsidP="008F0F15">
      <w:r>
        <w:t xml:space="preserve">The </w:t>
      </w:r>
      <w:proofErr w:type="spellStart"/>
      <w:r>
        <w:t>load_newest_file</w:t>
      </w:r>
      <w:proofErr w:type="spellEnd"/>
      <w:r>
        <w:t xml:space="preserve"> function takes the previously saved csv file and converts it back into a </w:t>
      </w:r>
      <w:proofErr w:type="spellStart"/>
      <w:r>
        <w:t>dataframe</w:t>
      </w:r>
      <w:proofErr w:type="spellEnd"/>
      <w:r>
        <w:t>. This</w:t>
      </w:r>
      <w:r w:rsidR="00BD26F0">
        <w:t xml:space="preserve"> is necessary because the it allows the map to be generated from data that was saved in a previous instance of this program. If this function did not exist, the pictures would have to be processed every time the map was generated. This </w:t>
      </w:r>
      <w:r w:rsidR="00444B34">
        <w:t>would be</w:t>
      </w:r>
      <w:r w:rsidR="00BD26F0">
        <w:t xml:space="preserve"> undesirable because processing the </w:t>
      </w:r>
      <w:r w:rsidR="00AC6A1B">
        <w:t xml:space="preserve">pictures </w:t>
      </w:r>
      <w:r w:rsidR="00BD26F0">
        <w:t xml:space="preserve">is the most time </w:t>
      </w:r>
      <w:r w:rsidR="00AC6A1B">
        <w:t>intensive part of the process</w:t>
      </w:r>
      <w:r w:rsidR="00444B34">
        <w:t>. Th</w:t>
      </w:r>
      <w:r w:rsidR="00231A28">
        <w:t>e</w:t>
      </w:r>
      <w:r w:rsidR="00444B34">
        <w:t xml:space="preserve"> function uses the regular expression package </w:t>
      </w:r>
      <w:r w:rsidR="00231A28">
        <w:t>to read only the numbers from the filename. There are 2 numbers in the file name because a timestamp is a decimal number. The period in the number is not considered a number by the regular expression, so 2 numbers are returned by it. These 2 numbers are then turned into a float data type so they can be properly ordered to find the largest timestamp</w:t>
      </w:r>
      <w:r w:rsidR="009123FD">
        <w:t xml:space="preserve">. Once the file with the largest timestamp is found it is loaded into a </w:t>
      </w:r>
      <w:proofErr w:type="spellStart"/>
      <w:r w:rsidR="009123FD">
        <w:t>DataFrame</w:t>
      </w:r>
      <w:proofErr w:type="spellEnd"/>
    </w:p>
    <w:p w14:paraId="71BC0460" w14:textId="77777777" w:rsidR="009123FD" w:rsidRDefault="009123FD" w:rsidP="008F0F15"/>
    <w:p w14:paraId="1A456317" w14:textId="77777777" w:rsidR="009123FD" w:rsidRDefault="009123FD" w:rsidP="008F0F15"/>
    <w:p w14:paraId="0E58FAB3" w14:textId="303934AF" w:rsidR="009123FD" w:rsidRDefault="009123FD" w:rsidP="008F0F15">
      <w:r>
        <w:rPr>
          <w:noProof/>
        </w:rPr>
        <mc:AlternateContent>
          <mc:Choice Requires="wps">
            <w:drawing>
              <wp:anchor distT="45720" distB="45720" distL="114300" distR="114300" simplePos="0" relativeHeight="251667456" behindDoc="0" locked="0" layoutInCell="1" allowOverlap="1" wp14:anchorId="43EC75E8" wp14:editId="6BFA3BA7">
                <wp:simplePos x="0" y="0"/>
                <wp:positionH relativeFrom="margin">
                  <wp:align>left</wp:align>
                </wp:positionH>
                <wp:positionV relativeFrom="paragraph">
                  <wp:posOffset>177165</wp:posOffset>
                </wp:positionV>
                <wp:extent cx="5922645" cy="1404620"/>
                <wp:effectExtent l="0" t="0" r="20955" b="18415"/>
                <wp:wrapTopAndBottom/>
                <wp:docPr id="6868980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2645" cy="1404620"/>
                        </a:xfrm>
                        <a:prstGeom prst="rect">
                          <a:avLst/>
                        </a:prstGeom>
                        <a:solidFill>
                          <a:srgbClr val="FFFFFF"/>
                        </a:solidFill>
                        <a:ln w="9525">
                          <a:solidFill>
                            <a:srgbClr val="000000"/>
                          </a:solidFill>
                          <a:miter lim="800000"/>
                          <a:headEnd/>
                          <a:tailEnd/>
                        </a:ln>
                      </wps:spPr>
                      <wps:txbx>
                        <w:txbxContent>
                          <w:p w14:paraId="5A2E799F" w14:textId="77777777" w:rsidR="009123FD" w:rsidRPr="009123FD" w:rsidRDefault="009123FD" w:rsidP="009123FD">
                            <w:pPr>
                              <w:shd w:val="clear" w:color="auto" w:fill="1F1F1F"/>
                              <w:spacing w:line="285" w:lineRule="atLeast"/>
                              <w:rPr>
                                <w:rFonts w:ascii="Consolas" w:eastAsia="Times New Roman" w:hAnsi="Consolas" w:cs="Times New Roman"/>
                                <w:color w:val="CCCCCC"/>
                                <w:sz w:val="21"/>
                                <w:szCs w:val="21"/>
                              </w:rPr>
                            </w:pPr>
                            <w:r w:rsidRPr="009123FD">
                              <w:rPr>
                                <w:rFonts w:ascii="Consolas" w:eastAsia="Times New Roman" w:hAnsi="Consolas" w:cs="Times New Roman"/>
                                <w:color w:val="569CD6"/>
                                <w:sz w:val="21"/>
                                <w:szCs w:val="21"/>
                              </w:rPr>
                              <w:t>def</w:t>
                            </w:r>
                            <w:r w:rsidRPr="009123FD">
                              <w:rPr>
                                <w:rFonts w:ascii="Consolas" w:eastAsia="Times New Roman" w:hAnsi="Consolas" w:cs="Times New Roman"/>
                                <w:color w:val="CCCCCC"/>
                                <w:sz w:val="21"/>
                                <w:szCs w:val="21"/>
                              </w:rPr>
                              <w:t xml:space="preserve"> </w:t>
                            </w:r>
                            <w:proofErr w:type="spellStart"/>
                            <w:r w:rsidRPr="009123FD">
                              <w:rPr>
                                <w:rFonts w:ascii="Consolas" w:eastAsia="Times New Roman" w:hAnsi="Consolas" w:cs="Times New Roman"/>
                                <w:color w:val="DCDCAA"/>
                                <w:sz w:val="21"/>
                                <w:szCs w:val="21"/>
                              </w:rPr>
                              <w:t>load_data_</w:t>
                            </w:r>
                            <w:proofErr w:type="gramStart"/>
                            <w:r w:rsidRPr="009123FD">
                              <w:rPr>
                                <w:rFonts w:ascii="Consolas" w:eastAsia="Times New Roman" w:hAnsi="Consolas" w:cs="Times New Roman"/>
                                <w:color w:val="DCDCAA"/>
                                <w:sz w:val="21"/>
                                <w:szCs w:val="21"/>
                              </w:rPr>
                              <w:t>func</w:t>
                            </w:r>
                            <w:proofErr w:type="spellEnd"/>
                            <w:r w:rsidRPr="009123FD">
                              <w:rPr>
                                <w:rFonts w:ascii="Consolas" w:eastAsia="Times New Roman" w:hAnsi="Consolas" w:cs="Times New Roman"/>
                                <w:color w:val="CCCCCC"/>
                                <w:sz w:val="21"/>
                                <w:szCs w:val="21"/>
                              </w:rPr>
                              <w:t>(</w:t>
                            </w:r>
                            <w:proofErr w:type="gramEnd"/>
                            <w:r w:rsidRPr="009123FD">
                              <w:rPr>
                                <w:rFonts w:ascii="Consolas" w:eastAsia="Times New Roman" w:hAnsi="Consolas" w:cs="Times New Roman"/>
                                <w:color w:val="CCCCCC"/>
                                <w:sz w:val="21"/>
                                <w:szCs w:val="21"/>
                              </w:rPr>
                              <w:t>):</w:t>
                            </w:r>
                          </w:p>
                          <w:p w14:paraId="43FCA081" w14:textId="77777777" w:rsidR="009123FD" w:rsidRPr="009123FD" w:rsidRDefault="009123FD" w:rsidP="009123FD">
                            <w:pPr>
                              <w:shd w:val="clear" w:color="auto" w:fill="1F1F1F"/>
                              <w:spacing w:line="285" w:lineRule="atLeast"/>
                              <w:rPr>
                                <w:rFonts w:ascii="Consolas" w:eastAsia="Times New Roman" w:hAnsi="Consolas" w:cs="Times New Roman"/>
                                <w:color w:val="CCCCCC"/>
                                <w:sz w:val="21"/>
                                <w:szCs w:val="21"/>
                              </w:rPr>
                            </w:pPr>
                            <w:r w:rsidRPr="009123FD">
                              <w:rPr>
                                <w:rFonts w:ascii="Consolas" w:eastAsia="Times New Roman" w:hAnsi="Consolas" w:cs="Times New Roman"/>
                                <w:color w:val="CCCCCC"/>
                                <w:sz w:val="21"/>
                                <w:szCs w:val="21"/>
                              </w:rPr>
                              <w:t xml:space="preserve">    </w:t>
                            </w:r>
                            <w:proofErr w:type="spellStart"/>
                            <w:r w:rsidRPr="009123FD">
                              <w:rPr>
                                <w:rFonts w:ascii="Consolas" w:eastAsia="Times New Roman" w:hAnsi="Consolas" w:cs="Times New Roman"/>
                                <w:color w:val="9CDCFE"/>
                                <w:sz w:val="21"/>
                                <w:szCs w:val="21"/>
                              </w:rPr>
                              <w:t>df</w:t>
                            </w:r>
                            <w:proofErr w:type="spellEnd"/>
                            <w:r w:rsidRPr="009123FD">
                              <w:rPr>
                                <w:rFonts w:ascii="Consolas" w:eastAsia="Times New Roman" w:hAnsi="Consolas" w:cs="Times New Roman"/>
                                <w:color w:val="CCCCCC"/>
                                <w:sz w:val="21"/>
                                <w:szCs w:val="21"/>
                              </w:rPr>
                              <w:t xml:space="preserve"> </w:t>
                            </w:r>
                            <w:r w:rsidRPr="009123FD">
                              <w:rPr>
                                <w:rFonts w:ascii="Consolas" w:eastAsia="Times New Roman" w:hAnsi="Consolas" w:cs="Times New Roman"/>
                                <w:color w:val="D4D4D4"/>
                                <w:sz w:val="21"/>
                                <w:szCs w:val="21"/>
                              </w:rPr>
                              <w:t>=</w:t>
                            </w:r>
                            <w:r w:rsidRPr="009123FD">
                              <w:rPr>
                                <w:rFonts w:ascii="Consolas" w:eastAsia="Times New Roman" w:hAnsi="Consolas" w:cs="Times New Roman"/>
                                <w:color w:val="CCCCCC"/>
                                <w:sz w:val="21"/>
                                <w:szCs w:val="21"/>
                              </w:rPr>
                              <w:t xml:space="preserve"> </w:t>
                            </w:r>
                            <w:proofErr w:type="spellStart"/>
                            <w:r w:rsidRPr="009123FD">
                              <w:rPr>
                                <w:rFonts w:ascii="Consolas" w:eastAsia="Times New Roman" w:hAnsi="Consolas" w:cs="Times New Roman"/>
                                <w:color w:val="DCDCAA"/>
                                <w:sz w:val="21"/>
                                <w:szCs w:val="21"/>
                              </w:rPr>
                              <w:t>load_newest_file</w:t>
                            </w:r>
                            <w:proofErr w:type="spellEnd"/>
                            <w:r w:rsidRPr="009123FD">
                              <w:rPr>
                                <w:rFonts w:ascii="Consolas" w:eastAsia="Times New Roman" w:hAnsi="Consolas" w:cs="Times New Roman"/>
                                <w:color w:val="CCCCCC"/>
                                <w:sz w:val="21"/>
                                <w:szCs w:val="21"/>
                              </w:rPr>
                              <w:t>(</w:t>
                            </w:r>
                            <w:proofErr w:type="spellStart"/>
                            <w:r w:rsidRPr="009123FD">
                              <w:rPr>
                                <w:rFonts w:ascii="Consolas" w:eastAsia="Times New Roman" w:hAnsi="Consolas" w:cs="Times New Roman"/>
                                <w:color w:val="9CDCFE"/>
                                <w:sz w:val="21"/>
                                <w:szCs w:val="21"/>
                              </w:rPr>
                              <w:t>data_save_location</w:t>
                            </w:r>
                            <w:proofErr w:type="spellEnd"/>
                            <w:r w:rsidRPr="009123FD">
                              <w:rPr>
                                <w:rFonts w:ascii="Consolas" w:eastAsia="Times New Roman" w:hAnsi="Consolas" w:cs="Times New Roman"/>
                                <w:color w:val="CCCCCC"/>
                                <w:sz w:val="21"/>
                                <w:szCs w:val="21"/>
                              </w:rPr>
                              <w:t>)</w:t>
                            </w:r>
                          </w:p>
                          <w:p w14:paraId="4DA6433D" w14:textId="77777777" w:rsidR="009123FD" w:rsidRPr="009123FD" w:rsidRDefault="009123FD" w:rsidP="009123FD">
                            <w:pPr>
                              <w:shd w:val="clear" w:color="auto" w:fill="1F1F1F"/>
                              <w:spacing w:line="285" w:lineRule="atLeast"/>
                              <w:rPr>
                                <w:rFonts w:ascii="Consolas" w:eastAsia="Times New Roman" w:hAnsi="Consolas" w:cs="Times New Roman"/>
                                <w:color w:val="CCCCCC"/>
                                <w:sz w:val="21"/>
                                <w:szCs w:val="21"/>
                              </w:rPr>
                            </w:pPr>
                            <w:r w:rsidRPr="009123FD">
                              <w:rPr>
                                <w:rFonts w:ascii="Consolas" w:eastAsia="Times New Roman" w:hAnsi="Consolas" w:cs="Times New Roman"/>
                                <w:color w:val="CCCCCC"/>
                                <w:sz w:val="21"/>
                                <w:szCs w:val="21"/>
                              </w:rPr>
                              <w:t xml:space="preserve">    </w:t>
                            </w:r>
                            <w:proofErr w:type="spellStart"/>
                            <w:r w:rsidRPr="009123FD">
                              <w:rPr>
                                <w:rFonts w:ascii="Consolas" w:eastAsia="Times New Roman" w:hAnsi="Consolas" w:cs="Times New Roman"/>
                                <w:color w:val="DCDCAA"/>
                                <w:sz w:val="21"/>
                                <w:szCs w:val="21"/>
                              </w:rPr>
                              <w:t>display_data</w:t>
                            </w:r>
                            <w:proofErr w:type="spellEnd"/>
                            <w:r w:rsidRPr="009123FD">
                              <w:rPr>
                                <w:rFonts w:ascii="Consolas" w:eastAsia="Times New Roman" w:hAnsi="Consolas" w:cs="Times New Roman"/>
                                <w:color w:val="CCCCCC"/>
                                <w:sz w:val="21"/>
                                <w:szCs w:val="21"/>
                              </w:rPr>
                              <w:t>(</w:t>
                            </w:r>
                            <w:proofErr w:type="spellStart"/>
                            <w:proofErr w:type="gramStart"/>
                            <w:r w:rsidRPr="009123FD">
                              <w:rPr>
                                <w:rFonts w:ascii="Consolas" w:eastAsia="Times New Roman" w:hAnsi="Consolas" w:cs="Times New Roman"/>
                                <w:color w:val="9CDCFE"/>
                                <w:sz w:val="21"/>
                                <w:szCs w:val="21"/>
                              </w:rPr>
                              <w:t>df</w:t>
                            </w:r>
                            <w:r w:rsidRPr="009123FD">
                              <w:rPr>
                                <w:rFonts w:ascii="Consolas" w:eastAsia="Times New Roman" w:hAnsi="Consolas" w:cs="Times New Roman"/>
                                <w:color w:val="CCCCCC"/>
                                <w:sz w:val="21"/>
                                <w:szCs w:val="21"/>
                              </w:rPr>
                              <w:t>.</w:t>
                            </w:r>
                            <w:r w:rsidRPr="009123FD">
                              <w:rPr>
                                <w:rFonts w:ascii="Consolas" w:eastAsia="Times New Roman" w:hAnsi="Consolas" w:cs="Times New Roman"/>
                                <w:color w:val="9CDCFE"/>
                                <w:sz w:val="21"/>
                                <w:szCs w:val="21"/>
                              </w:rPr>
                              <w:t>values</w:t>
                            </w:r>
                            <w:proofErr w:type="gramEnd"/>
                            <w:r w:rsidRPr="009123FD">
                              <w:rPr>
                                <w:rFonts w:ascii="Consolas" w:eastAsia="Times New Roman" w:hAnsi="Consolas" w:cs="Times New Roman"/>
                                <w:color w:val="CCCCCC"/>
                                <w:sz w:val="21"/>
                                <w:szCs w:val="21"/>
                              </w:rPr>
                              <w:t>.</w:t>
                            </w:r>
                            <w:r w:rsidRPr="009123FD">
                              <w:rPr>
                                <w:rFonts w:ascii="Consolas" w:eastAsia="Times New Roman" w:hAnsi="Consolas" w:cs="Times New Roman"/>
                                <w:color w:val="DCDCAA"/>
                                <w:sz w:val="21"/>
                                <w:szCs w:val="21"/>
                              </w:rPr>
                              <w:t>tolist</w:t>
                            </w:r>
                            <w:proofErr w:type="spellEnd"/>
                            <w:r w:rsidRPr="009123FD">
                              <w:rPr>
                                <w:rFonts w:ascii="Consolas" w:eastAsia="Times New Roman" w:hAnsi="Consolas" w:cs="Times New Roman"/>
                                <w:color w:val="CCCCCC"/>
                                <w:sz w:val="21"/>
                                <w:szCs w:val="21"/>
                              </w:rPr>
                              <w:t>(),</w:t>
                            </w:r>
                            <w:proofErr w:type="spellStart"/>
                            <w:r w:rsidRPr="009123FD">
                              <w:rPr>
                                <w:rFonts w:ascii="Consolas" w:eastAsia="Times New Roman" w:hAnsi="Consolas" w:cs="Times New Roman"/>
                                <w:color w:val="9CDCFE"/>
                                <w:sz w:val="21"/>
                                <w:szCs w:val="21"/>
                              </w:rPr>
                              <w:t>task_subset</w:t>
                            </w:r>
                            <w:proofErr w:type="spellEnd"/>
                            <w:r w:rsidRPr="009123FD">
                              <w:rPr>
                                <w:rFonts w:ascii="Consolas" w:eastAsia="Times New Roman" w:hAnsi="Consolas" w:cs="Times New Roman"/>
                                <w:color w:val="CCCCCC"/>
                                <w:sz w:val="21"/>
                                <w:szCs w:val="21"/>
                              </w:rPr>
                              <w:t>)</w:t>
                            </w:r>
                          </w:p>
                          <w:p w14:paraId="6BDE6318" w14:textId="79CF62E9" w:rsidR="009123FD" w:rsidRPr="009123FD" w:rsidRDefault="009123FD" w:rsidP="009123FD">
                            <w:pPr>
                              <w:shd w:val="clear" w:color="auto" w:fill="1F1F1F"/>
                              <w:spacing w:line="285" w:lineRule="atLeast"/>
                              <w:rPr>
                                <w:rFonts w:ascii="Consolas" w:eastAsia="Times New Roman" w:hAnsi="Consolas" w:cs="Times New Roman"/>
                                <w:color w:val="CCCCCC"/>
                                <w:sz w:val="21"/>
                                <w:szCs w:val="21"/>
                              </w:rPr>
                            </w:pPr>
                            <w:r w:rsidRPr="009123FD">
                              <w:rPr>
                                <w:rFonts w:ascii="Consolas" w:eastAsia="Times New Roman" w:hAnsi="Consolas" w:cs="Times New Roman"/>
                                <w:color w:val="CCCCCC"/>
                                <w:sz w:val="21"/>
                                <w:szCs w:val="21"/>
                              </w:rPr>
                              <w:t xml:space="preserve">    </w:t>
                            </w:r>
                            <w:proofErr w:type="spellStart"/>
                            <w:r w:rsidRPr="009123FD">
                              <w:rPr>
                                <w:rFonts w:ascii="Consolas" w:eastAsia="Times New Roman" w:hAnsi="Consolas" w:cs="Times New Roman"/>
                                <w:color w:val="DCDCAA"/>
                                <w:sz w:val="21"/>
                                <w:szCs w:val="21"/>
                              </w:rPr>
                              <w:t>create_bar_chart</w:t>
                            </w:r>
                            <w:proofErr w:type="spellEnd"/>
                            <w:r w:rsidRPr="009123FD">
                              <w:rPr>
                                <w:rFonts w:ascii="Consolas" w:eastAsia="Times New Roman" w:hAnsi="Consolas" w:cs="Times New Roman"/>
                                <w:color w:val="CCCCCC"/>
                                <w:sz w:val="21"/>
                                <w:szCs w:val="21"/>
                              </w:rPr>
                              <w:t>(</w:t>
                            </w:r>
                            <w:proofErr w:type="spellStart"/>
                            <w:r w:rsidRPr="009123FD">
                              <w:rPr>
                                <w:rFonts w:ascii="Consolas" w:eastAsia="Times New Roman" w:hAnsi="Consolas" w:cs="Times New Roman"/>
                                <w:color w:val="9CDCFE"/>
                                <w:sz w:val="21"/>
                                <w:szCs w:val="21"/>
                              </w:rPr>
                              <w:t>df</w:t>
                            </w:r>
                            <w:proofErr w:type="spellEnd"/>
                            <w:r w:rsidRPr="009123FD">
                              <w:rPr>
                                <w:rFonts w:ascii="Consolas" w:eastAsia="Times New Roman" w:hAnsi="Consolas" w:cs="Times New Roman"/>
                                <w:color w:val="CCCCCC"/>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EC75E8" id="_x0000_s1031" type="#_x0000_t202" style="position:absolute;margin-left:0;margin-top:13.95pt;width:466.35pt;height:110.6pt;z-index:25166745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">
                <v:textbox style="mso-fit-shape-to-text:t">
                  <w:txbxContent>
                    <w:p w14:paraId="5A2E799F" w14:textId="77777777" w:rsidR="009123FD" w:rsidRPr="009123FD" w:rsidRDefault="009123FD" w:rsidP="009123FD">
                      <w:pPr>
                        <w:shd w:val="clear" w:color="auto" w:fill="1F1F1F"/>
                        <w:spacing w:line="285" w:lineRule="atLeast"/>
                        <w:rPr>
                          <w:rFonts w:ascii="Consolas" w:eastAsia="Times New Roman" w:hAnsi="Consolas" w:cs="Times New Roman"/>
                          <w:color w:val="CCCCCC"/>
                          <w:sz w:val="21"/>
                          <w:szCs w:val="21"/>
                        </w:rPr>
                      </w:pPr>
                      <w:r w:rsidRPr="009123FD">
                        <w:rPr>
                          <w:rFonts w:ascii="Consolas" w:eastAsia="Times New Roman" w:hAnsi="Consolas" w:cs="Times New Roman"/>
                          <w:color w:val="569CD6"/>
                          <w:sz w:val="21"/>
                          <w:szCs w:val="21"/>
                        </w:rPr>
                        <w:t>def</w:t>
                      </w:r>
                      <w:r w:rsidRPr="009123FD">
                        <w:rPr>
                          <w:rFonts w:ascii="Consolas" w:eastAsia="Times New Roman" w:hAnsi="Consolas" w:cs="Times New Roman"/>
                          <w:color w:val="CCCCCC"/>
                          <w:sz w:val="21"/>
                          <w:szCs w:val="21"/>
                        </w:rPr>
                        <w:t xml:space="preserve"> </w:t>
                      </w:r>
                      <w:proofErr w:type="spellStart"/>
                      <w:r w:rsidRPr="009123FD">
                        <w:rPr>
                          <w:rFonts w:ascii="Consolas" w:eastAsia="Times New Roman" w:hAnsi="Consolas" w:cs="Times New Roman"/>
                          <w:color w:val="DCDCAA"/>
                          <w:sz w:val="21"/>
                          <w:szCs w:val="21"/>
                        </w:rPr>
                        <w:t>load_data_</w:t>
                      </w:r>
                      <w:proofErr w:type="gramStart"/>
                      <w:r w:rsidRPr="009123FD">
                        <w:rPr>
                          <w:rFonts w:ascii="Consolas" w:eastAsia="Times New Roman" w:hAnsi="Consolas" w:cs="Times New Roman"/>
                          <w:color w:val="DCDCAA"/>
                          <w:sz w:val="21"/>
                          <w:szCs w:val="21"/>
                        </w:rPr>
                        <w:t>func</w:t>
                      </w:r>
                      <w:proofErr w:type="spellEnd"/>
                      <w:r w:rsidRPr="009123FD">
                        <w:rPr>
                          <w:rFonts w:ascii="Consolas" w:eastAsia="Times New Roman" w:hAnsi="Consolas" w:cs="Times New Roman"/>
                          <w:color w:val="CCCCCC"/>
                          <w:sz w:val="21"/>
                          <w:szCs w:val="21"/>
                        </w:rPr>
                        <w:t>(</w:t>
                      </w:r>
                      <w:proofErr w:type="gramEnd"/>
                      <w:r w:rsidRPr="009123FD">
                        <w:rPr>
                          <w:rFonts w:ascii="Consolas" w:eastAsia="Times New Roman" w:hAnsi="Consolas" w:cs="Times New Roman"/>
                          <w:color w:val="CCCCCC"/>
                          <w:sz w:val="21"/>
                          <w:szCs w:val="21"/>
                        </w:rPr>
                        <w:t>):</w:t>
                      </w:r>
                    </w:p>
                    <w:p w14:paraId="43FCA081" w14:textId="77777777" w:rsidR="009123FD" w:rsidRPr="009123FD" w:rsidRDefault="009123FD" w:rsidP="009123FD">
                      <w:pPr>
                        <w:shd w:val="clear" w:color="auto" w:fill="1F1F1F"/>
                        <w:spacing w:line="285" w:lineRule="atLeast"/>
                        <w:rPr>
                          <w:rFonts w:ascii="Consolas" w:eastAsia="Times New Roman" w:hAnsi="Consolas" w:cs="Times New Roman"/>
                          <w:color w:val="CCCCCC"/>
                          <w:sz w:val="21"/>
                          <w:szCs w:val="21"/>
                        </w:rPr>
                      </w:pPr>
                      <w:r w:rsidRPr="009123FD">
                        <w:rPr>
                          <w:rFonts w:ascii="Consolas" w:eastAsia="Times New Roman" w:hAnsi="Consolas" w:cs="Times New Roman"/>
                          <w:color w:val="CCCCCC"/>
                          <w:sz w:val="21"/>
                          <w:szCs w:val="21"/>
                        </w:rPr>
                        <w:t xml:space="preserve">    </w:t>
                      </w:r>
                      <w:proofErr w:type="spellStart"/>
                      <w:r w:rsidRPr="009123FD">
                        <w:rPr>
                          <w:rFonts w:ascii="Consolas" w:eastAsia="Times New Roman" w:hAnsi="Consolas" w:cs="Times New Roman"/>
                          <w:color w:val="9CDCFE"/>
                          <w:sz w:val="21"/>
                          <w:szCs w:val="21"/>
                        </w:rPr>
                        <w:t>df</w:t>
                      </w:r>
                      <w:proofErr w:type="spellEnd"/>
                      <w:r w:rsidRPr="009123FD">
                        <w:rPr>
                          <w:rFonts w:ascii="Consolas" w:eastAsia="Times New Roman" w:hAnsi="Consolas" w:cs="Times New Roman"/>
                          <w:color w:val="CCCCCC"/>
                          <w:sz w:val="21"/>
                          <w:szCs w:val="21"/>
                        </w:rPr>
                        <w:t xml:space="preserve"> </w:t>
                      </w:r>
                      <w:r w:rsidRPr="009123FD">
                        <w:rPr>
                          <w:rFonts w:ascii="Consolas" w:eastAsia="Times New Roman" w:hAnsi="Consolas" w:cs="Times New Roman"/>
                          <w:color w:val="D4D4D4"/>
                          <w:sz w:val="21"/>
                          <w:szCs w:val="21"/>
                        </w:rPr>
                        <w:t>=</w:t>
                      </w:r>
                      <w:r w:rsidRPr="009123FD">
                        <w:rPr>
                          <w:rFonts w:ascii="Consolas" w:eastAsia="Times New Roman" w:hAnsi="Consolas" w:cs="Times New Roman"/>
                          <w:color w:val="CCCCCC"/>
                          <w:sz w:val="21"/>
                          <w:szCs w:val="21"/>
                        </w:rPr>
                        <w:t xml:space="preserve"> </w:t>
                      </w:r>
                      <w:proofErr w:type="spellStart"/>
                      <w:r w:rsidRPr="009123FD">
                        <w:rPr>
                          <w:rFonts w:ascii="Consolas" w:eastAsia="Times New Roman" w:hAnsi="Consolas" w:cs="Times New Roman"/>
                          <w:color w:val="DCDCAA"/>
                          <w:sz w:val="21"/>
                          <w:szCs w:val="21"/>
                        </w:rPr>
                        <w:t>load_newest_file</w:t>
                      </w:r>
                      <w:proofErr w:type="spellEnd"/>
                      <w:r w:rsidRPr="009123FD">
                        <w:rPr>
                          <w:rFonts w:ascii="Consolas" w:eastAsia="Times New Roman" w:hAnsi="Consolas" w:cs="Times New Roman"/>
                          <w:color w:val="CCCCCC"/>
                          <w:sz w:val="21"/>
                          <w:szCs w:val="21"/>
                        </w:rPr>
                        <w:t>(</w:t>
                      </w:r>
                      <w:proofErr w:type="spellStart"/>
                      <w:r w:rsidRPr="009123FD">
                        <w:rPr>
                          <w:rFonts w:ascii="Consolas" w:eastAsia="Times New Roman" w:hAnsi="Consolas" w:cs="Times New Roman"/>
                          <w:color w:val="9CDCFE"/>
                          <w:sz w:val="21"/>
                          <w:szCs w:val="21"/>
                        </w:rPr>
                        <w:t>data_save_location</w:t>
                      </w:r>
                      <w:proofErr w:type="spellEnd"/>
                      <w:r w:rsidRPr="009123FD">
                        <w:rPr>
                          <w:rFonts w:ascii="Consolas" w:eastAsia="Times New Roman" w:hAnsi="Consolas" w:cs="Times New Roman"/>
                          <w:color w:val="CCCCCC"/>
                          <w:sz w:val="21"/>
                          <w:szCs w:val="21"/>
                        </w:rPr>
                        <w:t>)</w:t>
                      </w:r>
                    </w:p>
                    <w:p w14:paraId="4DA6433D" w14:textId="77777777" w:rsidR="009123FD" w:rsidRPr="009123FD" w:rsidRDefault="009123FD" w:rsidP="009123FD">
                      <w:pPr>
                        <w:shd w:val="clear" w:color="auto" w:fill="1F1F1F"/>
                        <w:spacing w:line="285" w:lineRule="atLeast"/>
                        <w:rPr>
                          <w:rFonts w:ascii="Consolas" w:eastAsia="Times New Roman" w:hAnsi="Consolas" w:cs="Times New Roman"/>
                          <w:color w:val="CCCCCC"/>
                          <w:sz w:val="21"/>
                          <w:szCs w:val="21"/>
                        </w:rPr>
                      </w:pPr>
                      <w:r w:rsidRPr="009123FD">
                        <w:rPr>
                          <w:rFonts w:ascii="Consolas" w:eastAsia="Times New Roman" w:hAnsi="Consolas" w:cs="Times New Roman"/>
                          <w:color w:val="CCCCCC"/>
                          <w:sz w:val="21"/>
                          <w:szCs w:val="21"/>
                        </w:rPr>
                        <w:t xml:space="preserve">    </w:t>
                      </w:r>
                      <w:proofErr w:type="spellStart"/>
                      <w:r w:rsidRPr="009123FD">
                        <w:rPr>
                          <w:rFonts w:ascii="Consolas" w:eastAsia="Times New Roman" w:hAnsi="Consolas" w:cs="Times New Roman"/>
                          <w:color w:val="DCDCAA"/>
                          <w:sz w:val="21"/>
                          <w:szCs w:val="21"/>
                        </w:rPr>
                        <w:t>display_data</w:t>
                      </w:r>
                      <w:proofErr w:type="spellEnd"/>
                      <w:r w:rsidRPr="009123FD">
                        <w:rPr>
                          <w:rFonts w:ascii="Consolas" w:eastAsia="Times New Roman" w:hAnsi="Consolas" w:cs="Times New Roman"/>
                          <w:color w:val="CCCCCC"/>
                          <w:sz w:val="21"/>
                          <w:szCs w:val="21"/>
                        </w:rPr>
                        <w:t>(</w:t>
                      </w:r>
                      <w:proofErr w:type="spellStart"/>
                      <w:proofErr w:type="gramStart"/>
                      <w:r w:rsidRPr="009123FD">
                        <w:rPr>
                          <w:rFonts w:ascii="Consolas" w:eastAsia="Times New Roman" w:hAnsi="Consolas" w:cs="Times New Roman"/>
                          <w:color w:val="9CDCFE"/>
                          <w:sz w:val="21"/>
                          <w:szCs w:val="21"/>
                        </w:rPr>
                        <w:t>df</w:t>
                      </w:r>
                      <w:r w:rsidRPr="009123FD">
                        <w:rPr>
                          <w:rFonts w:ascii="Consolas" w:eastAsia="Times New Roman" w:hAnsi="Consolas" w:cs="Times New Roman"/>
                          <w:color w:val="CCCCCC"/>
                          <w:sz w:val="21"/>
                          <w:szCs w:val="21"/>
                        </w:rPr>
                        <w:t>.</w:t>
                      </w:r>
                      <w:r w:rsidRPr="009123FD">
                        <w:rPr>
                          <w:rFonts w:ascii="Consolas" w:eastAsia="Times New Roman" w:hAnsi="Consolas" w:cs="Times New Roman"/>
                          <w:color w:val="9CDCFE"/>
                          <w:sz w:val="21"/>
                          <w:szCs w:val="21"/>
                        </w:rPr>
                        <w:t>values</w:t>
                      </w:r>
                      <w:proofErr w:type="gramEnd"/>
                      <w:r w:rsidRPr="009123FD">
                        <w:rPr>
                          <w:rFonts w:ascii="Consolas" w:eastAsia="Times New Roman" w:hAnsi="Consolas" w:cs="Times New Roman"/>
                          <w:color w:val="CCCCCC"/>
                          <w:sz w:val="21"/>
                          <w:szCs w:val="21"/>
                        </w:rPr>
                        <w:t>.</w:t>
                      </w:r>
                      <w:r w:rsidRPr="009123FD">
                        <w:rPr>
                          <w:rFonts w:ascii="Consolas" w:eastAsia="Times New Roman" w:hAnsi="Consolas" w:cs="Times New Roman"/>
                          <w:color w:val="DCDCAA"/>
                          <w:sz w:val="21"/>
                          <w:szCs w:val="21"/>
                        </w:rPr>
                        <w:t>tolist</w:t>
                      </w:r>
                      <w:proofErr w:type="spellEnd"/>
                      <w:r w:rsidRPr="009123FD">
                        <w:rPr>
                          <w:rFonts w:ascii="Consolas" w:eastAsia="Times New Roman" w:hAnsi="Consolas" w:cs="Times New Roman"/>
                          <w:color w:val="CCCCCC"/>
                          <w:sz w:val="21"/>
                          <w:szCs w:val="21"/>
                        </w:rPr>
                        <w:t>(),</w:t>
                      </w:r>
                      <w:proofErr w:type="spellStart"/>
                      <w:r w:rsidRPr="009123FD">
                        <w:rPr>
                          <w:rFonts w:ascii="Consolas" w:eastAsia="Times New Roman" w:hAnsi="Consolas" w:cs="Times New Roman"/>
                          <w:color w:val="9CDCFE"/>
                          <w:sz w:val="21"/>
                          <w:szCs w:val="21"/>
                        </w:rPr>
                        <w:t>task_subset</w:t>
                      </w:r>
                      <w:proofErr w:type="spellEnd"/>
                      <w:r w:rsidRPr="009123FD">
                        <w:rPr>
                          <w:rFonts w:ascii="Consolas" w:eastAsia="Times New Roman" w:hAnsi="Consolas" w:cs="Times New Roman"/>
                          <w:color w:val="CCCCCC"/>
                          <w:sz w:val="21"/>
                          <w:szCs w:val="21"/>
                        </w:rPr>
                        <w:t>)</w:t>
                      </w:r>
                    </w:p>
                    <w:p w14:paraId="6BDE6318" w14:textId="79CF62E9" w:rsidR="009123FD" w:rsidRPr="009123FD" w:rsidRDefault="009123FD" w:rsidP="009123FD">
                      <w:pPr>
                        <w:shd w:val="clear" w:color="auto" w:fill="1F1F1F"/>
                        <w:spacing w:line="285" w:lineRule="atLeast"/>
                        <w:rPr>
                          <w:rFonts w:ascii="Consolas" w:eastAsia="Times New Roman" w:hAnsi="Consolas" w:cs="Times New Roman"/>
                          <w:color w:val="CCCCCC"/>
                          <w:sz w:val="21"/>
                          <w:szCs w:val="21"/>
                        </w:rPr>
                      </w:pPr>
                      <w:r w:rsidRPr="009123FD">
                        <w:rPr>
                          <w:rFonts w:ascii="Consolas" w:eastAsia="Times New Roman" w:hAnsi="Consolas" w:cs="Times New Roman"/>
                          <w:color w:val="CCCCCC"/>
                          <w:sz w:val="21"/>
                          <w:szCs w:val="21"/>
                        </w:rPr>
                        <w:t xml:space="preserve">    </w:t>
                      </w:r>
                      <w:proofErr w:type="spellStart"/>
                      <w:r w:rsidRPr="009123FD">
                        <w:rPr>
                          <w:rFonts w:ascii="Consolas" w:eastAsia="Times New Roman" w:hAnsi="Consolas" w:cs="Times New Roman"/>
                          <w:color w:val="DCDCAA"/>
                          <w:sz w:val="21"/>
                          <w:szCs w:val="21"/>
                        </w:rPr>
                        <w:t>create_bar_chart</w:t>
                      </w:r>
                      <w:proofErr w:type="spellEnd"/>
                      <w:r w:rsidRPr="009123FD">
                        <w:rPr>
                          <w:rFonts w:ascii="Consolas" w:eastAsia="Times New Roman" w:hAnsi="Consolas" w:cs="Times New Roman"/>
                          <w:color w:val="CCCCCC"/>
                          <w:sz w:val="21"/>
                          <w:szCs w:val="21"/>
                        </w:rPr>
                        <w:t>(</w:t>
                      </w:r>
                      <w:proofErr w:type="spellStart"/>
                      <w:r w:rsidRPr="009123FD">
                        <w:rPr>
                          <w:rFonts w:ascii="Consolas" w:eastAsia="Times New Roman" w:hAnsi="Consolas" w:cs="Times New Roman"/>
                          <w:color w:val="9CDCFE"/>
                          <w:sz w:val="21"/>
                          <w:szCs w:val="21"/>
                        </w:rPr>
                        <w:t>df</w:t>
                      </w:r>
                      <w:proofErr w:type="spellEnd"/>
                      <w:r w:rsidRPr="009123FD">
                        <w:rPr>
                          <w:rFonts w:ascii="Consolas" w:eastAsia="Times New Roman" w:hAnsi="Consolas" w:cs="Times New Roman"/>
                          <w:color w:val="CCCCCC"/>
                          <w:sz w:val="21"/>
                          <w:szCs w:val="21"/>
                        </w:rPr>
                        <w:t>)</w:t>
                      </w:r>
                    </w:p>
                  </w:txbxContent>
                </v:textbox>
                <w10:wrap type="topAndBottom" anchorx="margin"/>
              </v:shape>
            </w:pict>
          </mc:Fallback>
        </mc:AlternateContent>
      </w:r>
      <w:r>
        <w:t xml:space="preserve">Figure </w:t>
      </w:r>
      <w:commentRangeStart w:id="14"/>
      <w:r>
        <w:t>X</w:t>
      </w:r>
      <w:commentRangeEnd w:id="14"/>
      <w:r>
        <w:rPr>
          <w:rStyle w:val="CommentReference"/>
        </w:rPr>
        <w:commentReference w:id="14"/>
      </w:r>
      <w:r>
        <w:t xml:space="preserve">: </w:t>
      </w:r>
      <w:proofErr w:type="spellStart"/>
      <w:r>
        <w:t>load_data_func</w:t>
      </w:r>
      <w:proofErr w:type="spellEnd"/>
    </w:p>
    <w:p w14:paraId="299F4CFC" w14:textId="77777777" w:rsidR="009123FD" w:rsidRDefault="009123FD" w:rsidP="008F0F15"/>
    <w:p w14:paraId="782A341D" w14:textId="33D88163" w:rsidR="009123FD" w:rsidRDefault="00DB3A22" w:rsidP="008F0F15">
      <w:r>
        <w:t xml:space="preserve">The </w:t>
      </w:r>
      <w:proofErr w:type="spellStart"/>
      <w:r>
        <w:t>load_data_func</w:t>
      </w:r>
      <w:proofErr w:type="spellEnd"/>
      <w:r>
        <w:t xml:space="preserve"> function is a simple connector function that loads the data then calls functions to generate the visualizations. This function has no input because it is later called by the user interface. </w:t>
      </w:r>
    </w:p>
    <w:p w14:paraId="57162A0F" w14:textId="0829168E" w:rsidR="00DB3A22" w:rsidRDefault="00963815" w:rsidP="008F0F15">
      <w:r>
        <w:rPr>
          <w:noProof/>
        </w:rPr>
        <mc:AlternateContent>
          <mc:Choice Requires="wps">
            <w:drawing>
              <wp:anchor distT="45720" distB="45720" distL="114300" distR="114300" simplePos="0" relativeHeight="251669504" behindDoc="0" locked="0" layoutInCell="1" allowOverlap="1" wp14:anchorId="40858064" wp14:editId="6C01E626">
                <wp:simplePos x="0" y="0"/>
                <wp:positionH relativeFrom="margin">
                  <wp:align>right</wp:align>
                </wp:positionH>
                <wp:positionV relativeFrom="paragraph">
                  <wp:posOffset>374650</wp:posOffset>
                </wp:positionV>
                <wp:extent cx="5922645" cy="1404620"/>
                <wp:effectExtent l="0" t="0" r="20955" b="22860"/>
                <wp:wrapTopAndBottom/>
                <wp:docPr id="6771920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2645" cy="1404620"/>
                        </a:xfrm>
                        <a:prstGeom prst="rect">
                          <a:avLst/>
                        </a:prstGeom>
                        <a:solidFill>
                          <a:srgbClr val="FFFFFF"/>
                        </a:solidFill>
                        <a:ln w="9525">
                          <a:solidFill>
                            <a:srgbClr val="000000"/>
                          </a:solidFill>
                          <a:miter lim="800000"/>
                          <a:headEnd/>
                          <a:tailEnd/>
                        </a:ln>
                      </wps:spPr>
                      <wps:txbx>
                        <w:txbxContent>
                          <w:p w14:paraId="32630BC4" w14:textId="77777777" w:rsidR="002D21CE" w:rsidRPr="002D21CE" w:rsidRDefault="002D21CE" w:rsidP="002D21CE">
                            <w:pPr>
                              <w:shd w:val="clear" w:color="auto" w:fill="1F1F1F"/>
                              <w:spacing w:line="285" w:lineRule="atLeast"/>
                              <w:rPr>
                                <w:rFonts w:ascii="Consolas" w:eastAsia="Times New Roman" w:hAnsi="Consolas" w:cs="Times New Roman"/>
                                <w:color w:val="CCCCCC"/>
                                <w:sz w:val="21"/>
                                <w:szCs w:val="21"/>
                              </w:rPr>
                            </w:pPr>
                            <w:r w:rsidRPr="002D21CE">
                              <w:rPr>
                                <w:rFonts w:ascii="Consolas" w:eastAsia="Times New Roman" w:hAnsi="Consolas" w:cs="Times New Roman"/>
                                <w:color w:val="569CD6"/>
                                <w:sz w:val="21"/>
                                <w:szCs w:val="21"/>
                              </w:rPr>
                              <w:t>def</w:t>
                            </w:r>
                            <w:r w:rsidRPr="002D21CE">
                              <w:rPr>
                                <w:rFonts w:ascii="Consolas" w:eastAsia="Times New Roman" w:hAnsi="Consolas" w:cs="Times New Roman"/>
                                <w:color w:val="CCCCCC"/>
                                <w:sz w:val="21"/>
                                <w:szCs w:val="21"/>
                              </w:rPr>
                              <w:t xml:space="preserve"> </w:t>
                            </w:r>
                            <w:proofErr w:type="spellStart"/>
                            <w:r w:rsidRPr="002D21CE">
                              <w:rPr>
                                <w:rFonts w:ascii="Consolas" w:eastAsia="Times New Roman" w:hAnsi="Consolas" w:cs="Times New Roman"/>
                                <w:color w:val="DCDCAA"/>
                                <w:sz w:val="21"/>
                                <w:szCs w:val="21"/>
                              </w:rPr>
                              <w:t>display_</w:t>
                            </w:r>
                            <w:proofErr w:type="gramStart"/>
                            <w:r w:rsidRPr="002D21CE">
                              <w:rPr>
                                <w:rFonts w:ascii="Consolas" w:eastAsia="Times New Roman" w:hAnsi="Consolas" w:cs="Times New Roman"/>
                                <w:color w:val="DCDCAA"/>
                                <w:sz w:val="21"/>
                                <w:szCs w:val="21"/>
                              </w:rPr>
                              <w:t>data</w:t>
                            </w:r>
                            <w:proofErr w:type="spellEnd"/>
                            <w:r w:rsidRPr="002D21CE">
                              <w:rPr>
                                <w:rFonts w:ascii="Consolas" w:eastAsia="Times New Roman" w:hAnsi="Consolas" w:cs="Times New Roman"/>
                                <w:color w:val="CCCCCC"/>
                                <w:sz w:val="21"/>
                                <w:szCs w:val="21"/>
                              </w:rPr>
                              <w:t>(</w:t>
                            </w:r>
                            <w:proofErr w:type="spellStart"/>
                            <w:proofErr w:type="gramEnd"/>
                            <w:r w:rsidRPr="002D21CE">
                              <w:rPr>
                                <w:rFonts w:ascii="Consolas" w:eastAsia="Times New Roman" w:hAnsi="Consolas" w:cs="Times New Roman"/>
                                <w:color w:val="9CDCFE"/>
                                <w:sz w:val="21"/>
                                <w:szCs w:val="21"/>
                              </w:rPr>
                              <w:t>data_list</w:t>
                            </w:r>
                            <w:proofErr w:type="spellEnd"/>
                            <w:r w:rsidRPr="002D21CE">
                              <w:rPr>
                                <w:rFonts w:ascii="Consolas" w:eastAsia="Times New Roman" w:hAnsi="Consolas" w:cs="Times New Roman"/>
                                <w:color w:val="CCCCCC"/>
                                <w:sz w:val="21"/>
                                <w:szCs w:val="21"/>
                              </w:rPr>
                              <w:t xml:space="preserve">, </w:t>
                            </w:r>
                            <w:r w:rsidRPr="002D21CE">
                              <w:rPr>
                                <w:rFonts w:ascii="Consolas" w:eastAsia="Times New Roman" w:hAnsi="Consolas" w:cs="Times New Roman"/>
                                <w:color w:val="9CDCFE"/>
                                <w:sz w:val="21"/>
                                <w:szCs w:val="21"/>
                              </w:rPr>
                              <w:t>subset</w:t>
                            </w:r>
                            <w:r w:rsidRPr="002D21CE">
                              <w:rPr>
                                <w:rFonts w:ascii="Consolas" w:eastAsia="Times New Roman" w:hAnsi="Consolas" w:cs="Times New Roman"/>
                                <w:color w:val="CCCCCC"/>
                                <w:sz w:val="21"/>
                                <w:szCs w:val="21"/>
                              </w:rPr>
                              <w:t>):</w:t>
                            </w:r>
                          </w:p>
                          <w:p w14:paraId="1CC723AA" w14:textId="77777777" w:rsidR="002D21CE" w:rsidRPr="002D21CE" w:rsidRDefault="002D21CE" w:rsidP="002D21CE">
                            <w:pPr>
                              <w:shd w:val="clear" w:color="auto" w:fill="1F1F1F"/>
                              <w:spacing w:line="285" w:lineRule="atLeast"/>
                              <w:rPr>
                                <w:rFonts w:ascii="Consolas" w:eastAsia="Times New Roman" w:hAnsi="Consolas" w:cs="Times New Roman"/>
                                <w:color w:val="CCCCCC"/>
                                <w:sz w:val="21"/>
                                <w:szCs w:val="21"/>
                              </w:rPr>
                            </w:pPr>
                            <w:r w:rsidRPr="002D21CE">
                              <w:rPr>
                                <w:rFonts w:ascii="Consolas" w:eastAsia="Times New Roman" w:hAnsi="Consolas" w:cs="Times New Roman"/>
                                <w:color w:val="CCCCCC"/>
                                <w:sz w:val="21"/>
                                <w:szCs w:val="21"/>
                              </w:rPr>
                              <w:t xml:space="preserve">    </w:t>
                            </w:r>
                            <w:proofErr w:type="spellStart"/>
                            <w:r w:rsidRPr="002D21CE">
                              <w:rPr>
                                <w:rFonts w:ascii="Consolas" w:eastAsia="Times New Roman" w:hAnsi="Consolas" w:cs="Times New Roman"/>
                                <w:color w:val="9CDCFE"/>
                                <w:sz w:val="21"/>
                                <w:szCs w:val="21"/>
                              </w:rPr>
                              <w:t>temp_list</w:t>
                            </w:r>
                            <w:proofErr w:type="spellEnd"/>
                            <w:r w:rsidRPr="002D21CE">
                              <w:rPr>
                                <w:rFonts w:ascii="Consolas" w:eastAsia="Times New Roman" w:hAnsi="Consolas" w:cs="Times New Roman"/>
                                <w:color w:val="CCCCCC"/>
                                <w:sz w:val="21"/>
                                <w:szCs w:val="21"/>
                              </w:rPr>
                              <w:t xml:space="preserve"> </w:t>
                            </w:r>
                            <w:r w:rsidRPr="002D21CE">
                              <w:rPr>
                                <w:rFonts w:ascii="Consolas" w:eastAsia="Times New Roman" w:hAnsi="Consolas" w:cs="Times New Roman"/>
                                <w:color w:val="D4D4D4"/>
                                <w:sz w:val="21"/>
                                <w:szCs w:val="21"/>
                              </w:rPr>
                              <w:t>=</w:t>
                            </w:r>
                            <w:r w:rsidRPr="002D21CE">
                              <w:rPr>
                                <w:rFonts w:ascii="Consolas" w:eastAsia="Times New Roman" w:hAnsi="Consolas" w:cs="Times New Roman"/>
                                <w:color w:val="CCCCCC"/>
                                <w:sz w:val="21"/>
                                <w:szCs w:val="21"/>
                              </w:rPr>
                              <w:t xml:space="preserve"> []</w:t>
                            </w:r>
                          </w:p>
                          <w:p w14:paraId="1EAFF2D9" w14:textId="77777777" w:rsidR="002D21CE" w:rsidRPr="002D21CE" w:rsidRDefault="002D21CE" w:rsidP="002D21CE">
                            <w:pPr>
                              <w:shd w:val="clear" w:color="auto" w:fill="1F1F1F"/>
                              <w:spacing w:line="285" w:lineRule="atLeast"/>
                              <w:rPr>
                                <w:rFonts w:ascii="Consolas" w:eastAsia="Times New Roman" w:hAnsi="Consolas" w:cs="Times New Roman"/>
                                <w:color w:val="CCCCCC"/>
                                <w:sz w:val="21"/>
                                <w:szCs w:val="21"/>
                              </w:rPr>
                            </w:pPr>
                            <w:r w:rsidRPr="002D21CE">
                              <w:rPr>
                                <w:rFonts w:ascii="Consolas" w:eastAsia="Times New Roman" w:hAnsi="Consolas" w:cs="Times New Roman"/>
                                <w:color w:val="CCCCCC"/>
                                <w:sz w:val="21"/>
                                <w:szCs w:val="21"/>
                              </w:rPr>
                              <w:t xml:space="preserve">    </w:t>
                            </w:r>
                            <w:r w:rsidRPr="002D21CE">
                              <w:rPr>
                                <w:rFonts w:ascii="Consolas" w:eastAsia="Times New Roman" w:hAnsi="Consolas" w:cs="Times New Roman"/>
                                <w:color w:val="C586C0"/>
                                <w:sz w:val="21"/>
                                <w:szCs w:val="21"/>
                              </w:rPr>
                              <w:t>if</w:t>
                            </w:r>
                            <w:r w:rsidRPr="002D21CE">
                              <w:rPr>
                                <w:rFonts w:ascii="Consolas" w:eastAsia="Times New Roman" w:hAnsi="Consolas" w:cs="Times New Roman"/>
                                <w:color w:val="CCCCCC"/>
                                <w:sz w:val="21"/>
                                <w:szCs w:val="21"/>
                              </w:rPr>
                              <w:t xml:space="preserve"> </w:t>
                            </w:r>
                            <w:proofErr w:type="spellStart"/>
                            <w:r w:rsidRPr="002D21CE">
                              <w:rPr>
                                <w:rFonts w:ascii="Consolas" w:eastAsia="Times New Roman" w:hAnsi="Consolas" w:cs="Times New Roman"/>
                                <w:color w:val="DCDCAA"/>
                                <w:sz w:val="21"/>
                                <w:szCs w:val="21"/>
                              </w:rPr>
                              <w:t>len</w:t>
                            </w:r>
                            <w:proofErr w:type="spellEnd"/>
                            <w:r w:rsidRPr="002D21CE">
                              <w:rPr>
                                <w:rFonts w:ascii="Consolas" w:eastAsia="Times New Roman" w:hAnsi="Consolas" w:cs="Times New Roman"/>
                                <w:color w:val="CCCCCC"/>
                                <w:sz w:val="21"/>
                                <w:szCs w:val="21"/>
                              </w:rPr>
                              <w:t>(</w:t>
                            </w:r>
                            <w:r w:rsidRPr="002D21CE">
                              <w:rPr>
                                <w:rFonts w:ascii="Consolas" w:eastAsia="Times New Roman" w:hAnsi="Consolas" w:cs="Times New Roman"/>
                                <w:color w:val="9CDCFE"/>
                                <w:sz w:val="21"/>
                                <w:szCs w:val="21"/>
                              </w:rPr>
                              <w:t>subset</w:t>
                            </w:r>
                            <w:proofErr w:type="gramStart"/>
                            <w:r w:rsidRPr="002D21CE">
                              <w:rPr>
                                <w:rFonts w:ascii="Consolas" w:eastAsia="Times New Roman" w:hAnsi="Consolas" w:cs="Times New Roman"/>
                                <w:color w:val="CCCCCC"/>
                                <w:sz w:val="21"/>
                                <w:szCs w:val="21"/>
                              </w:rPr>
                              <w:t xml:space="preserve">) </w:t>
                            </w:r>
                            <w:r w:rsidRPr="002D21CE">
                              <w:rPr>
                                <w:rFonts w:ascii="Consolas" w:eastAsia="Times New Roman" w:hAnsi="Consolas" w:cs="Times New Roman"/>
                                <w:color w:val="D4D4D4"/>
                                <w:sz w:val="21"/>
                                <w:szCs w:val="21"/>
                              </w:rPr>
                              <w:t>!</w:t>
                            </w:r>
                            <w:proofErr w:type="gramEnd"/>
                            <w:r w:rsidRPr="002D21CE">
                              <w:rPr>
                                <w:rFonts w:ascii="Consolas" w:eastAsia="Times New Roman" w:hAnsi="Consolas" w:cs="Times New Roman"/>
                                <w:color w:val="D4D4D4"/>
                                <w:sz w:val="21"/>
                                <w:szCs w:val="21"/>
                              </w:rPr>
                              <w:t>=</w:t>
                            </w:r>
                            <w:r w:rsidRPr="002D21CE">
                              <w:rPr>
                                <w:rFonts w:ascii="Consolas" w:eastAsia="Times New Roman" w:hAnsi="Consolas" w:cs="Times New Roman"/>
                                <w:color w:val="CCCCCC"/>
                                <w:sz w:val="21"/>
                                <w:szCs w:val="21"/>
                              </w:rPr>
                              <w:t xml:space="preserve"> </w:t>
                            </w:r>
                            <w:r w:rsidRPr="002D21CE">
                              <w:rPr>
                                <w:rFonts w:ascii="Consolas" w:eastAsia="Times New Roman" w:hAnsi="Consolas" w:cs="Times New Roman"/>
                                <w:color w:val="B5CEA8"/>
                                <w:sz w:val="21"/>
                                <w:szCs w:val="21"/>
                              </w:rPr>
                              <w:t>0</w:t>
                            </w:r>
                            <w:r w:rsidRPr="002D21CE">
                              <w:rPr>
                                <w:rFonts w:ascii="Consolas" w:eastAsia="Times New Roman" w:hAnsi="Consolas" w:cs="Times New Roman"/>
                                <w:color w:val="CCCCCC"/>
                                <w:sz w:val="21"/>
                                <w:szCs w:val="21"/>
                              </w:rPr>
                              <w:t>:</w:t>
                            </w:r>
                          </w:p>
                          <w:p w14:paraId="5F042A40" w14:textId="77777777" w:rsidR="002D21CE" w:rsidRPr="002D21CE" w:rsidRDefault="002D21CE" w:rsidP="002D21CE">
                            <w:pPr>
                              <w:shd w:val="clear" w:color="auto" w:fill="1F1F1F"/>
                              <w:spacing w:line="285" w:lineRule="atLeast"/>
                              <w:rPr>
                                <w:rFonts w:ascii="Consolas" w:eastAsia="Times New Roman" w:hAnsi="Consolas" w:cs="Times New Roman"/>
                                <w:color w:val="CCCCCC"/>
                                <w:sz w:val="21"/>
                                <w:szCs w:val="21"/>
                              </w:rPr>
                            </w:pPr>
                            <w:r w:rsidRPr="002D21CE">
                              <w:rPr>
                                <w:rFonts w:ascii="Consolas" w:eastAsia="Times New Roman" w:hAnsi="Consolas" w:cs="Times New Roman"/>
                                <w:color w:val="CCCCCC"/>
                                <w:sz w:val="21"/>
                                <w:szCs w:val="21"/>
                              </w:rPr>
                              <w:t xml:space="preserve">        </w:t>
                            </w:r>
                            <w:r w:rsidRPr="002D21CE">
                              <w:rPr>
                                <w:rFonts w:ascii="Consolas" w:eastAsia="Times New Roman" w:hAnsi="Consolas" w:cs="Times New Roman"/>
                                <w:color w:val="C586C0"/>
                                <w:sz w:val="21"/>
                                <w:szCs w:val="21"/>
                              </w:rPr>
                              <w:t>for</w:t>
                            </w:r>
                            <w:r w:rsidRPr="002D21CE">
                              <w:rPr>
                                <w:rFonts w:ascii="Consolas" w:eastAsia="Times New Roman" w:hAnsi="Consolas" w:cs="Times New Roman"/>
                                <w:color w:val="CCCCCC"/>
                                <w:sz w:val="21"/>
                                <w:szCs w:val="21"/>
                              </w:rPr>
                              <w:t xml:space="preserve"> </w:t>
                            </w:r>
                            <w:proofErr w:type="spellStart"/>
                            <w:r w:rsidRPr="002D21CE">
                              <w:rPr>
                                <w:rFonts w:ascii="Consolas" w:eastAsia="Times New Roman" w:hAnsi="Consolas" w:cs="Times New Roman"/>
                                <w:color w:val="9CDCFE"/>
                                <w:sz w:val="21"/>
                                <w:szCs w:val="21"/>
                              </w:rPr>
                              <w:t>i</w:t>
                            </w:r>
                            <w:proofErr w:type="spellEnd"/>
                            <w:r w:rsidRPr="002D21CE">
                              <w:rPr>
                                <w:rFonts w:ascii="Consolas" w:eastAsia="Times New Roman" w:hAnsi="Consolas" w:cs="Times New Roman"/>
                                <w:color w:val="CCCCCC"/>
                                <w:sz w:val="21"/>
                                <w:szCs w:val="21"/>
                              </w:rPr>
                              <w:t xml:space="preserve"> </w:t>
                            </w:r>
                            <w:r w:rsidRPr="002D21CE">
                              <w:rPr>
                                <w:rFonts w:ascii="Consolas" w:eastAsia="Times New Roman" w:hAnsi="Consolas" w:cs="Times New Roman"/>
                                <w:color w:val="C586C0"/>
                                <w:sz w:val="21"/>
                                <w:szCs w:val="21"/>
                              </w:rPr>
                              <w:t>in</w:t>
                            </w:r>
                            <w:r w:rsidRPr="002D21CE">
                              <w:rPr>
                                <w:rFonts w:ascii="Consolas" w:eastAsia="Times New Roman" w:hAnsi="Consolas" w:cs="Times New Roman"/>
                                <w:color w:val="CCCCCC"/>
                                <w:sz w:val="21"/>
                                <w:szCs w:val="21"/>
                              </w:rPr>
                              <w:t xml:space="preserve"> </w:t>
                            </w:r>
                            <w:proofErr w:type="spellStart"/>
                            <w:r w:rsidRPr="002D21CE">
                              <w:rPr>
                                <w:rFonts w:ascii="Consolas" w:eastAsia="Times New Roman" w:hAnsi="Consolas" w:cs="Times New Roman"/>
                                <w:color w:val="9CDCFE"/>
                                <w:sz w:val="21"/>
                                <w:szCs w:val="21"/>
                              </w:rPr>
                              <w:t>data_list</w:t>
                            </w:r>
                            <w:proofErr w:type="spellEnd"/>
                            <w:r w:rsidRPr="002D21CE">
                              <w:rPr>
                                <w:rFonts w:ascii="Consolas" w:eastAsia="Times New Roman" w:hAnsi="Consolas" w:cs="Times New Roman"/>
                                <w:color w:val="CCCCCC"/>
                                <w:sz w:val="21"/>
                                <w:szCs w:val="21"/>
                              </w:rPr>
                              <w:t>:</w:t>
                            </w:r>
                          </w:p>
                          <w:p w14:paraId="3DD5B4AA" w14:textId="77777777" w:rsidR="002D21CE" w:rsidRPr="002D21CE" w:rsidRDefault="002D21CE" w:rsidP="002D21CE">
                            <w:pPr>
                              <w:shd w:val="clear" w:color="auto" w:fill="1F1F1F"/>
                              <w:spacing w:line="285" w:lineRule="atLeast"/>
                              <w:rPr>
                                <w:rFonts w:ascii="Consolas" w:eastAsia="Times New Roman" w:hAnsi="Consolas" w:cs="Times New Roman"/>
                                <w:color w:val="CCCCCC"/>
                                <w:sz w:val="21"/>
                                <w:szCs w:val="21"/>
                              </w:rPr>
                            </w:pPr>
                            <w:r w:rsidRPr="002D21CE">
                              <w:rPr>
                                <w:rFonts w:ascii="Consolas" w:eastAsia="Times New Roman" w:hAnsi="Consolas" w:cs="Times New Roman"/>
                                <w:color w:val="CCCCCC"/>
                                <w:sz w:val="21"/>
                                <w:szCs w:val="21"/>
                              </w:rPr>
                              <w:t xml:space="preserve">            </w:t>
                            </w:r>
                            <w:r w:rsidRPr="002D21CE">
                              <w:rPr>
                                <w:rFonts w:ascii="Consolas" w:eastAsia="Times New Roman" w:hAnsi="Consolas" w:cs="Times New Roman"/>
                                <w:color w:val="C586C0"/>
                                <w:sz w:val="21"/>
                                <w:szCs w:val="21"/>
                              </w:rPr>
                              <w:t>if</w:t>
                            </w:r>
                            <w:r w:rsidRPr="002D21CE">
                              <w:rPr>
                                <w:rFonts w:ascii="Consolas" w:eastAsia="Times New Roman" w:hAnsi="Consolas" w:cs="Times New Roman"/>
                                <w:color w:val="CCCCCC"/>
                                <w:sz w:val="21"/>
                                <w:szCs w:val="21"/>
                              </w:rPr>
                              <w:t xml:space="preserve"> </w:t>
                            </w:r>
                            <w:proofErr w:type="spellStart"/>
                            <w:proofErr w:type="gramStart"/>
                            <w:r w:rsidRPr="002D21CE">
                              <w:rPr>
                                <w:rFonts w:ascii="Consolas" w:eastAsia="Times New Roman" w:hAnsi="Consolas" w:cs="Times New Roman"/>
                                <w:color w:val="9CDCFE"/>
                                <w:sz w:val="21"/>
                                <w:szCs w:val="21"/>
                              </w:rPr>
                              <w:t>i</w:t>
                            </w:r>
                            <w:proofErr w:type="spellEnd"/>
                            <w:r w:rsidRPr="002D21CE">
                              <w:rPr>
                                <w:rFonts w:ascii="Consolas" w:eastAsia="Times New Roman" w:hAnsi="Consolas" w:cs="Times New Roman"/>
                                <w:color w:val="CCCCCC"/>
                                <w:sz w:val="21"/>
                                <w:szCs w:val="21"/>
                              </w:rPr>
                              <w:t>[</w:t>
                            </w:r>
                            <w:proofErr w:type="gramEnd"/>
                            <w:r w:rsidRPr="002D21CE">
                              <w:rPr>
                                <w:rFonts w:ascii="Consolas" w:eastAsia="Times New Roman" w:hAnsi="Consolas" w:cs="Times New Roman"/>
                                <w:color w:val="B5CEA8"/>
                                <w:sz w:val="21"/>
                                <w:szCs w:val="21"/>
                              </w:rPr>
                              <w:t>1</w:t>
                            </w:r>
                            <w:r w:rsidRPr="002D21CE">
                              <w:rPr>
                                <w:rFonts w:ascii="Consolas" w:eastAsia="Times New Roman" w:hAnsi="Consolas" w:cs="Times New Roman"/>
                                <w:color w:val="CCCCCC"/>
                                <w:sz w:val="21"/>
                                <w:szCs w:val="21"/>
                              </w:rPr>
                              <w:t xml:space="preserve">] </w:t>
                            </w:r>
                            <w:r w:rsidRPr="002D21CE">
                              <w:rPr>
                                <w:rFonts w:ascii="Consolas" w:eastAsia="Times New Roman" w:hAnsi="Consolas" w:cs="Times New Roman"/>
                                <w:color w:val="569CD6"/>
                                <w:sz w:val="21"/>
                                <w:szCs w:val="21"/>
                              </w:rPr>
                              <w:t>in</w:t>
                            </w:r>
                            <w:r w:rsidRPr="002D21CE">
                              <w:rPr>
                                <w:rFonts w:ascii="Consolas" w:eastAsia="Times New Roman" w:hAnsi="Consolas" w:cs="Times New Roman"/>
                                <w:color w:val="CCCCCC"/>
                                <w:sz w:val="21"/>
                                <w:szCs w:val="21"/>
                              </w:rPr>
                              <w:t xml:space="preserve"> </w:t>
                            </w:r>
                            <w:r w:rsidRPr="002D21CE">
                              <w:rPr>
                                <w:rFonts w:ascii="Consolas" w:eastAsia="Times New Roman" w:hAnsi="Consolas" w:cs="Times New Roman"/>
                                <w:color w:val="9CDCFE"/>
                                <w:sz w:val="21"/>
                                <w:szCs w:val="21"/>
                              </w:rPr>
                              <w:t>subset</w:t>
                            </w:r>
                            <w:r w:rsidRPr="002D21CE">
                              <w:rPr>
                                <w:rFonts w:ascii="Consolas" w:eastAsia="Times New Roman" w:hAnsi="Consolas" w:cs="Times New Roman"/>
                                <w:color w:val="CCCCCC"/>
                                <w:sz w:val="21"/>
                                <w:szCs w:val="21"/>
                              </w:rPr>
                              <w:t>:</w:t>
                            </w:r>
                          </w:p>
                          <w:p w14:paraId="4A80A850" w14:textId="77777777" w:rsidR="002D21CE" w:rsidRPr="002D21CE" w:rsidRDefault="002D21CE" w:rsidP="002D21CE">
                            <w:pPr>
                              <w:shd w:val="clear" w:color="auto" w:fill="1F1F1F"/>
                              <w:spacing w:line="285" w:lineRule="atLeast"/>
                              <w:rPr>
                                <w:rFonts w:ascii="Consolas" w:eastAsia="Times New Roman" w:hAnsi="Consolas" w:cs="Times New Roman"/>
                                <w:color w:val="CCCCCC"/>
                                <w:sz w:val="21"/>
                                <w:szCs w:val="21"/>
                              </w:rPr>
                            </w:pPr>
                            <w:r w:rsidRPr="002D21CE">
                              <w:rPr>
                                <w:rFonts w:ascii="Consolas" w:eastAsia="Times New Roman" w:hAnsi="Consolas" w:cs="Times New Roman"/>
                                <w:color w:val="CCCCCC"/>
                                <w:sz w:val="21"/>
                                <w:szCs w:val="21"/>
                              </w:rPr>
                              <w:t xml:space="preserve">                </w:t>
                            </w:r>
                            <w:proofErr w:type="spellStart"/>
                            <w:r w:rsidRPr="002D21CE">
                              <w:rPr>
                                <w:rFonts w:ascii="Consolas" w:eastAsia="Times New Roman" w:hAnsi="Consolas" w:cs="Times New Roman"/>
                                <w:color w:val="9CDCFE"/>
                                <w:sz w:val="21"/>
                                <w:szCs w:val="21"/>
                              </w:rPr>
                              <w:t>temp_</w:t>
                            </w:r>
                            <w:proofErr w:type="gramStart"/>
                            <w:r w:rsidRPr="002D21CE">
                              <w:rPr>
                                <w:rFonts w:ascii="Consolas" w:eastAsia="Times New Roman" w:hAnsi="Consolas" w:cs="Times New Roman"/>
                                <w:color w:val="9CDCFE"/>
                                <w:sz w:val="21"/>
                                <w:szCs w:val="21"/>
                              </w:rPr>
                              <w:t>list</w:t>
                            </w:r>
                            <w:r w:rsidRPr="002D21CE">
                              <w:rPr>
                                <w:rFonts w:ascii="Consolas" w:eastAsia="Times New Roman" w:hAnsi="Consolas" w:cs="Times New Roman"/>
                                <w:color w:val="CCCCCC"/>
                                <w:sz w:val="21"/>
                                <w:szCs w:val="21"/>
                              </w:rPr>
                              <w:t>.</w:t>
                            </w:r>
                            <w:r w:rsidRPr="002D21CE">
                              <w:rPr>
                                <w:rFonts w:ascii="Consolas" w:eastAsia="Times New Roman" w:hAnsi="Consolas" w:cs="Times New Roman"/>
                                <w:color w:val="DCDCAA"/>
                                <w:sz w:val="21"/>
                                <w:szCs w:val="21"/>
                              </w:rPr>
                              <w:t>append</w:t>
                            </w:r>
                            <w:proofErr w:type="spellEnd"/>
                            <w:proofErr w:type="gramEnd"/>
                            <w:r w:rsidRPr="002D21CE">
                              <w:rPr>
                                <w:rFonts w:ascii="Consolas" w:eastAsia="Times New Roman" w:hAnsi="Consolas" w:cs="Times New Roman"/>
                                <w:color w:val="CCCCCC"/>
                                <w:sz w:val="21"/>
                                <w:szCs w:val="21"/>
                              </w:rPr>
                              <w:t>(</w:t>
                            </w:r>
                            <w:proofErr w:type="spellStart"/>
                            <w:r w:rsidRPr="002D21CE">
                              <w:rPr>
                                <w:rFonts w:ascii="Consolas" w:eastAsia="Times New Roman" w:hAnsi="Consolas" w:cs="Times New Roman"/>
                                <w:color w:val="9CDCFE"/>
                                <w:sz w:val="21"/>
                                <w:szCs w:val="21"/>
                              </w:rPr>
                              <w:t>i</w:t>
                            </w:r>
                            <w:proofErr w:type="spellEnd"/>
                            <w:r w:rsidRPr="002D21CE">
                              <w:rPr>
                                <w:rFonts w:ascii="Consolas" w:eastAsia="Times New Roman" w:hAnsi="Consolas" w:cs="Times New Roman"/>
                                <w:color w:val="CCCCCC"/>
                                <w:sz w:val="21"/>
                                <w:szCs w:val="21"/>
                              </w:rPr>
                              <w:t>)</w:t>
                            </w:r>
                          </w:p>
                          <w:p w14:paraId="44C5D4A3" w14:textId="77777777" w:rsidR="002D21CE" w:rsidRPr="002D21CE" w:rsidRDefault="002D21CE" w:rsidP="002D21CE">
                            <w:pPr>
                              <w:shd w:val="clear" w:color="auto" w:fill="1F1F1F"/>
                              <w:spacing w:line="285" w:lineRule="atLeast"/>
                              <w:rPr>
                                <w:rFonts w:ascii="Consolas" w:eastAsia="Times New Roman" w:hAnsi="Consolas" w:cs="Times New Roman"/>
                                <w:color w:val="CCCCCC"/>
                                <w:sz w:val="21"/>
                                <w:szCs w:val="21"/>
                              </w:rPr>
                            </w:pPr>
                            <w:r w:rsidRPr="002D21CE">
                              <w:rPr>
                                <w:rFonts w:ascii="Consolas" w:eastAsia="Times New Roman" w:hAnsi="Consolas" w:cs="Times New Roman"/>
                                <w:color w:val="CCCCCC"/>
                                <w:sz w:val="21"/>
                                <w:szCs w:val="21"/>
                              </w:rPr>
                              <w:t xml:space="preserve">        </w:t>
                            </w:r>
                            <w:proofErr w:type="spellStart"/>
                            <w:r w:rsidRPr="002D21CE">
                              <w:rPr>
                                <w:rFonts w:ascii="Consolas" w:eastAsia="Times New Roman" w:hAnsi="Consolas" w:cs="Times New Roman"/>
                                <w:color w:val="9CDCFE"/>
                                <w:sz w:val="21"/>
                                <w:szCs w:val="21"/>
                              </w:rPr>
                              <w:t>data_list</w:t>
                            </w:r>
                            <w:proofErr w:type="spellEnd"/>
                            <w:r w:rsidRPr="002D21CE">
                              <w:rPr>
                                <w:rFonts w:ascii="Consolas" w:eastAsia="Times New Roman" w:hAnsi="Consolas" w:cs="Times New Roman"/>
                                <w:color w:val="CCCCCC"/>
                                <w:sz w:val="21"/>
                                <w:szCs w:val="21"/>
                              </w:rPr>
                              <w:t xml:space="preserve"> </w:t>
                            </w:r>
                            <w:r w:rsidRPr="002D21CE">
                              <w:rPr>
                                <w:rFonts w:ascii="Consolas" w:eastAsia="Times New Roman" w:hAnsi="Consolas" w:cs="Times New Roman"/>
                                <w:color w:val="D4D4D4"/>
                                <w:sz w:val="21"/>
                                <w:szCs w:val="21"/>
                              </w:rPr>
                              <w:t>=</w:t>
                            </w:r>
                            <w:r w:rsidRPr="002D21CE">
                              <w:rPr>
                                <w:rFonts w:ascii="Consolas" w:eastAsia="Times New Roman" w:hAnsi="Consolas" w:cs="Times New Roman"/>
                                <w:color w:val="CCCCCC"/>
                                <w:sz w:val="21"/>
                                <w:szCs w:val="21"/>
                              </w:rPr>
                              <w:t xml:space="preserve"> </w:t>
                            </w:r>
                            <w:proofErr w:type="spellStart"/>
                            <w:r w:rsidRPr="002D21CE">
                              <w:rPr>
                                <w:rFonts w:ascii="Consolas" w:eastAsia="Times New Roman" w:hAnsi="Consolas" w:cs="Times New Roman"/>
                                <w:color w:val="9CDCFE"/>
                                <w:sz w:val="21"/>
                                <w:szCs w:val="21"/>
                              </w:rPr>
                              <w:t>temp_list</w:t>
                            </w:r>
                            <w:proofErr w:type="spellEnd"/>
                          </w:p>
                          <w:p w14:paraId="747B474E" w14:textId="77777777" w:rsidR="002D21CE" w:rsidRPr="002D21CE" w:rsidRDefault="002D21CE" w:rsidP="002D21CE">
                            <w:pPr>
                              <w:shd w:val="clear" w:color="auto" w:fill="1F1F1F"/>
                              <w:spacing w:line="285" w:lineRule="atLeast"/>
                              <w:rPr>
                                <w:rFonts w:ascii="Consolas" w:eastAsia="Times New Roman" w:hAnsi="Consolas" w:cs="Times New Roman"/>
                                <w:color w:val="CCCCCC"/>
                                <w:sz w:val="21"/>
                                <w:szCs w:val="21"/>
                              </w:rPr>
                            </w:pPr>
                          </w:p>
                          <w:p w14:paraId="386B703A" w14:textId="77777777" w:rsidR="002D21CE" w:rsidRPr="002D21CE" w:rsidRDefault="002D21CE" w:rsidP="002D21CE">
                            <w:pPr>
                              <w:shd w:val="clear" w:color="auto" w:fill="1F1F1F"/>
                              <w:spacing w:line="285" w:lineRule="atLeast"/>
                              <w:rPr>
                                <w:rFonts w:ascii="Consolas" w:eastAsia="Times New Roman" w:hAnsi="Consolas" w:cs="Times New Roman"/>
                                <w:color w:val="CCCCCC"/>
                                <w:sz w:val="21"/>
                                <w:szCs w:val="21"/>
                              </w:rPr>
                            </w:pPr>
                            <w:r w:rsidRPr="002D21CE">
                              <w:rPr>
                                <w:rFonts w:ascii="Consolas" w:eastAsia="Times New Roman" w:hAnsi="Consolas" w:cs="Times New Roman"/>
                                <w:color w:val="CCCCCC"/>
                                <w:sz w:val="21"/>
                                <w:szCs w:val="21"/>
                              </w:rPr>
                              <w:t xml:space="preserve">    </w:t>
                            </w:r>
                            <w:r w:rsidRPr="002D21CE">
                              <w:rPr>
                                <w:rFonts w:ascii="Consolas" w:eastAsia="Times New Roman" w:hAnsi="Consolas" w:cs="Times New Roman"/>
                                <w:color w:val="9CDCFE"/>
                                <w:sz w:val="21"/>
                                <w:szCs w:val="21"/>
                              </w:rPr>
                              <w:t>fig</w:t>
                            </w:r>
                            <w:r w:rsidRPr="002D21CE">
                              <w:rPr>
                                <w:rFonts w:ascii="Consolas" w:eastAsia="Times New Roman" w:hAnsi="Consolas" w:cs="Times New Roman"/>
                                <w:color w:val="CCCCCC"/>
                                <w:sz w:val="21"/>
                                <w:szCs w:val="21"/>
                              </w:rPr>
                              <w:t xml:space="preserve">, </w:t>
                            </w:r>
                            <w:r w:rsidRPr="002D21CE">
                              <w:rPr>
                                <w:rFonts w:ascii="Consolas" w:eastAsia="Times New Roman" w:hAnsi="Consolas" w:cs="Times New Roman"/>
                                <w:color w:val="9CDCFE"/>
                                <w:sz w:val="21"/>
                                <w:szCs w:val="21"/>
                              </w:rPr>
                              <w:t>ax</w:t>
                            </w:r>
                            <w:r w:rsidRPr="002D21CE">
                              <w:rPr>
                                <w:rFonts w:ascii="Consolas" w:eastAsia="Times New Roman" w:hAnsi="Consolas" w:cs="Times New Roman"/>
                                <w:color w:val="CCCCCC"/>
                                <w:sz w:val="21"/>
                                <w:szCs w:val="21"/>
                              </w:rPr>
                              <w:t xml:space="preserve"> </w:t>
                            </w:r>
                            <w:r w:rsidRPr="002D21CE">
                              <w:rPr>
                                <w:rFonts w:ascii="Consolas" w:eastAsia="Times New Roman" w:hAnsi="Consolas" w:cs="Times New Roman"/>
                                <w:color w:val="D4D4D4"/>
                                <w:sz w:val="21"/>
                                <w:szCs w:val="21"/>
                              </w:rPr>
                              <w:t>=</w:t>
                            </w:r>
                            <w:r w:rsidRPr="002D21CE">
                              <w:rPr>
                                <w:rFonts w:ascii="Consolas" w:eastAsia="Times New Roman" w:hAnsi="Consolas" w:cs="Times New Roman"/>
                                <w:color w:val="CCCCCC"/>
                                <w:sz w:val="21"/>
                                <w:szCs w:val="21"/>
                              </w:rPr>
                              <w:t xml:space="preserve"> </w:t>
                            </w:r>
                            <w:proofErr w:type="spellStart"/>
                            <w:proofErr w:type="gramStart"/>
                            <w:r w:rsidRPr="002D21CE">
                              <w:rPr>
                                <w:rFonts w:ascii="Consolas" w:eastAsia="Times New Roman" w:hAnsi="Consolas" w:cs="Times New Roman"/>
                                <w:color w:val="4EC9B0"/>
                                <w:sz w:val="21"/>
                                <w:szCs w:val="21"/>
                              </w:rPr>
                              <w:t>plt</w:t>
                            </w:r>
                            <w:r w:rsidRPr="002D21CE">
                              <w:rPr>
                                <w:rFonts w:ascii="Consolas" w:eastAsia="Times New Roman" w:hAnsi="Consolas" w:cs="Times New Roman"/>
                                <w:color w:val="CCCCCC"/>
                                <w:sz w:val="21"/>
                                <w:szCs w:val="21"/>
                              </w:rPr>
                              <w:t>.</w:t>
                            </w:r>
                            <w:r w:rsidRPr="002D21CE">
                              <w:rPr>
                                <w:rFonts w:ascii="Consolas" w:eastAsia="Times New Roman" w:hAnsi="Consolas" w:cs="Times New Roman"/>
                                <w:color w:val="DCDCAA"/>
                                <w:sz w:val="21"/>
                                <w:szCs w:val="21"/>
                              </w:rPr>
                              <w:t>subplots</w:t>
                            </w:r>
                            <w:proofErr w:type="spellEnd"/>
                            <w:proofErr w:type="gramEnd"/>
                            <w:r w:rsidRPr="002D21CE">
                              <w:rPr>
                                <w:rFonts w:ascii="Consolas" w:eastAsia="Times New Roman" w:hAnsi="Consolas" w:cs="Times New Roman"/>
                                <w:color w:val="CCCCCC"/>
                                <w:sz w:val="21"/>
                                <w:szCs w:val="21"/>
                              </w:rPr>
                              <w:t>()</w:t>
                            </w:r>
                          </w:p>
                          <w:p w14:paraId="0CBD2256" w14:textId="77777777" w:rsidR="002D21CE" w:rsidRPr="002D21CE" w:rsidRDefault="002D21CE" w:rsidP="002D21CE">
                            <w:pPr>
                              <w:shd w:val="clear" w:color="auto" w:fill="1F1F1F"/>
                              <w:spacing w:line="285" w:lineRule="atLeast"/>
                              <w:rPr>
                                <w:rFonts w:ascii="Consolas" w:eastAsia="Times New Roman" w:hAnsi="Consolas" w:cs="Times New Roman"/>
                                <w:color w:val="CCCCCC"/>
                                <w:sz w:val="21"/>
                                <w:szCs w:val="21"/>
                              </w:rPr>
                            </w:pPr>
                            <w:r w:rsidRPr="002D21CE">
                              <w:rPr>
                                <w:rFonts w:ascii="Consolas" w:eastAsia="Times New Roman" w:hAnsi="Consolas" w:cs="Times New Roman"/>
                                <w:color w:val="CCCCCC"/>
                                <w:sz w:val="21"/>
                                <w:szCs w:val="21"/>
                              </w:rPr>
                              <w:t xml:space="preserve">    </w:t>
                            </w:r>
                            <w:r w:rsidRPr="002D21CE">
                              <w:rPr>
                                <w:rFonts w:ascii="Consolas" w:eastAsia="Times New Roman" w:hAnsi="Consolas" w:cs="Times New Roman"/>
                                <w:color w:val="569CD6"/>
                                <w:sz w:val="21"/>
                                <w:szCs w:val="21"/>
                              </w:rPr>
                              <w:t>def</w:t>
                            </w:r>
                            <w:r w:rsidRPr="002D21CE">
                              <w:rPr>
                                <w:rFonts w:ascii="Consolas" w:eastAsia="Times New Roman" w:hAnsi="Consolas" w:cs="Times New Roman"/>
                                <w:color w:val="CCCCCC"/>
                                <w:sz w:val="21"/>
                                <w:szCs w:val="21"/>
                              </w:rPr>
                              <w:t xml:space="preserve"> </w:t>
                            </w:r>
                            <w:proofErr w:type="spellStart"/>
                            <w:r w:rsidRPr="002D21CE">
                              <w:rPr>
                                <w:rFonts w:ascii="Consolas" w:eastAsia="Times New Roman" w:hAnsi="Consolas" w:cs="Times New Roman"/>
                                <w:color w:val="DCDCAA"/>
                                <w:sz w:val="21"/>
                                <w:szCs w:val="21"/>
                              </w:rPr>
                              <w:t>add_</w:t>
                            </w:r>
                            <w:proofErr w:type="gramStart"/>
                            <w:r w:rsidRPr="002D21CE">
                              <w:rPr>
                                <w:rFonts w:ascii="Consolas" w:eastAsia="Times New Roman" w:hAnsi="Consolas" w:cs="Times New Roman"/>
                                <w:color w:val="DCDCAA"/>
                                <w:sz w:val="21"/>
                                <w:szCs w:val="21"/>
                              </w:rPr>
                              <w:t>scatter</w:t>
                            </w:r>
                            <w:proofErr w:type="spellEnd"/>
                            <w:r w:rsidRPr="002D21CE">
                              <w:rPr>
                                <w:rFonts w:ascii="Consolas" w:eastAsia="Times New Roman" w:hAnsi="Consolas" w:cs="Times New Roman"/>
                                <w:color w:val="CCCCCC"/>
                                <w:sz w:val="21"/>
                                <w:szCs w:val="21"/>
                              </w:rPr>
                              <w:t>(</w:t>
                            </w:r>
                            <w:proofErr w:type="spellStart"/>
                            <w:proofErr w:type="gramEnd"/>
                            <w:r w:rsidRPr="002D21CE">
                              <w:rPr>
                                <w:rFonts w:ascii="Consolas" w:eastAsia="Times New Roman" w:hAnsi="Consolas" w:cs="Times New Roman"/>
                                <w:color w:val="9CDCFE"/>
                                <w:sz w:val="21"/>
                                <w:szCs w:val="21"/>
                              </w:rPr>
                              <w:t>x</w:t>
                            </w:r>
                            <w:r w:rsidRPr="002D21CE">
                              <w:rPr>
                                <w:rFonts w:ascii="Consolas" w:eastAsia="Times New Roman" w:hAnsi="Consolas" w:cs="Times New Roman"/>
                                <w:color w:val="CCCCCC"/>
                                <w:sz w:val="21"/>
                                <w:szCs w:val="21"/>
                              </w:rPr>
                              <w:t>,</w:t>
                            </w:r>
                            <w:r w:rsidRPr="002D21CE">
                              <w:rPr>
                                <w:rFonts w:ascii="Consolas" w:eastAsia="Times New Roman" w:hAnsi="Consolas" w:cs="Times New Roman"/>
                                <w:color w:val="9CDCFE"/>
                                <w:sz w:val="21"/>
                                <w:szCs w:val="21"/>
                              </w:rPr>
                              <w:t>y</w:t>
                            </w:r>
                            <w:proofErr w:type="spellEnd"/>
                            <w:r w:rsidRPr="002D21CE">
                              <w:rPr>
                                <w:rFonts w:ascii="Consolas" w:eastAsia="Times New Roman" w:hAnsi="Consolas" w:cs="Times New Roman"/>
                                <w:color w:val="CCCCCC"/>
                                <w:sz w:val="21"/>
                                <w:szCs w:val="21"/>
                              </w:rPr>
                              <w:t xml:space="preserve">, </w:t>
                            </w:r>
                            <w:r w:rsidRPr="002D21CE">
                              <w:rPr>
                                <w:rFonts w:ascii="Consolas" w:eastAsia="Times New Roman" w:hAnsi="Consolas" w:cs="Times New Roman"/>
                                <w:color w:val="9CDCFE"/>
                                <w:sz w:val="21"/>
                                <w:szCs w:val="21"/>
                              </w:rPr>
                              <w:t>color</w:t>
                            </w:r>
                            <w:r w:rsidRPr="002D21CE">
                              <w:rPr>
                                <w:rFonts w:ascii="Consolas" w:eastAsia="Times New Roman" w:hAnsi="Consolas" w:cs="Times New Roman"/>
                                <w:color w:val="CCCCCC"/>
                                <w:sz w:val="21"/>
                                <w:szCs w:val="21"/>
                              </w:rPr>
                              <w:t>):</w:t>
                            </w:r>
                          </w:p>
                          <w:p w14:paraId="4EDAF8BC" w14:textId="77777777" w:rsidR="002D21CE" w:rsidRPr="002D21CE" w:rsidRDefault="002D21CE" w:rsidP="002D21CE">
                            <w:pPr>
                              <w:shd w:val="clear" w:color="auto" w:fill="1F1F1F"/>
                              <w:spacing w:line="285" w:lineRule="atLeast"/>
                              <w:rPr>
                                <w:rFonts w:ascii="Consolas" w:eastAsia="Times New Roman" w:hAnsi="Consolas" w:cs="Times New Roman"/>
                                <w:color w:val="CCCCCC"/>
                                <w:sz w:val="21"/>
                                <w:szCs w:val="21"/>
                              </w:rPr>
                            </w:pPr>
                            <w:r w:rsidRPr="002D21CE">
                              <w:rPr>
                                <w:rFonts w:ascii="Consolas" w:eastAsia="Times New Roman" w:hAnsi="Consolas" w:cs="Times New Roman"/>
                                <w:color w:val="CCCCCC"/>
                                <w:sz w:val="21"/>
                                <w:szCs w:val="21"/>
                              </w:rPr>
                              <w:t xml:space="preserve">        </w:t>
                            </w:r>
                            <w:proofErr w:type="spellStart"/>
                            <w:proofErr w:type="gramStart"/>
                            <w:r w:rsidRPr="002D21CE">
                              <w:rPr>
                                <w:rFonts w:ascii="Consolas" w:eastAsia="Times New Roman" w:hAnsi="Consolas" w:cs="Times New Roman"/>
                                <w:color w:val="9CDCFE"/>
                                <w:sz w:val="21"/>
                                <w:szCs w:val="21"/>
                              </w:rPr>
                              <w:t>ax</w:t>
                            </w:r>
                            <w:r w:rsidRPr="002D21CE">
                              <w:rPr>
                                <w:rFonts w:ascii="Consolas" w:eastAsia="Times New Roman" w:hAnsi="Consolas" w:cs="Times New Roman"/>
                                <w:color w:val="CCCCCC"/>
                                <w:sz w:val="21"/>
                                <w:szCs w:val="21"/>
                              </w:rPr>
                              <w:t>.</w:t>
                            </w:r>
                            <w:r w:rsidRPr="002D21CE">
                              <w:rPr>
                                <w:rFonts w:ascii="Consolas" w:eastAsia="Times New Roman" w:hAnsi="Consolas" w:cs="Times New Roman"/>
                                <w:color w:val="DCDCAA"/>
                                <w:sz w:val="21"/>
                                <w:szCs w:val="21"/>
                              </w:rPr>
                              <w:t>scatter</w:t>
                            </w:r>
                            <w:proofErr w:type="spellEnd"/>
                            <w:proofErr w:type="gramEnd"/>
                            <w:r w:rsidRPr="002D21CE">
                              <w:rPr>
                                <w:rFonts w:ascii="Consolas" w:eastAsia="Times New Roman" w:hAnsi="Consolas" w:cs="Times New Roman"/>
                                <w:color w:val="CCCCCC"/>
                                <w:sz w:val="21"/>
                                <w:szCs w:val="21"/>
                              </w:rPr>
                              <w:t>(</w:t>
                            </w:r>
                            <w:r w:rsidRPr="002D21CE">
                              <w:rPr>
                                <w:rFonts w:ascii="Consolas" w:eastAsia="Times New Roman" w:hAnsi="Consolas" w:cs="Times New Roman"/>
                                <w:color w:val="9CDCFE"/>
                                <w:sz w:val="21"/>
                                <w:szCs w:val="21"/>
                              </w:rPr>
                              <w:t>x</w:t>
                            </w:r>
                            <w:r w:rsidRPr="002D21CE">
                              <w:rPr>
                                <w:rFonts w:ascii="Consolas" w:eastAsia="Times New Roman" w:hAnsi="Consolas" w:cs="Times New Roman"/>
                                <w:color w:val="CCCCCC"/>
                                <w:sz w:val="21"/>
                                <w:szCs w:val="21"/>
                              </w:rPr>
                              <w:t xml:space="preserve">, </w:t>
                            </w:r>
                            <w:r w:rsidRPr="002D21CE">
                              <w:rPr>
                                <w:rFonts w:ascii="Consolas" w:eastAsia="Times New Roman" w:hAnsi="Consolas" w:cs="Times New Roman"/>
                                <w:color w:val="9CDCFE"/>
                                <w:sz w:val="21"/>
                                <w:szCs w:val="21"/>
                              </w:rPr>
                              <w:t>y</w:t>
                            </w:r>
                            <w:r w:rsidRPr="002D21CE">
                              <w:rPr>
                                <w:rFonts w:ascii="Consolas" w:eastAsia="Times New Roman" w:hAnsi="Consolas" w:cs="Times New Roman"/>
                                <w:color w:val="CCCCCC"/>
                                <w:sz w:val="21"/>
                                <w:szCs w:val="21"/>
                              </w:rPr>
                              <w:t xml:space="preserve">, </w:t>
                            </w:r>
                            <w:proofErr w:type="spellStart"/>
                            <w:r w:rsidRPr="002D21CE">
                              <w:rPr>
                                <w:rFonts w:ascii="Consolas" w:eastAsia="Times New Roman" w:hAnsi="Consolas" w:cs="Times New Roman"/>
                                <w:color w:val="9CDCFE"/>
                                <w:sz w:val="21"/>
                                <w:szCs w:val="21"/>
                              </w:rPr>
                              <w:t>edgecolor</w:t>
                            </w:r>
                            <w:proofErr w:type="spellEnd"/>
                            <w:r w:rsidRPr="002D21CE">
                              <w:rPr>
                                <w:rFonts w:ascii="Consolas" w:eastAsia="Times New Roman" w:hAnsi="Consolas" w:cs="Times New Roman"/>
                                <w:color w:val="D4D4D4"/>
                                <w:sz w:val="21"/>
                                <w:szCs w:val="21"/>
                              </w:rPr>
                              <w:t>=</w:t>
                            </w:r>
                            <w:r w:rsidRPr="002D21CE">
                              <w:rPr>
                                <w:rFonts w:ascii="Consolas" w:eastAsia="Times New Roman" w:hAnsi="Consolas" w:cs="Times New Roman"/>
                                <w:color w:val="CE9178"/>
                                <w:sz w:val="21"/>
                                <w:szCs w:val="21"/>
                              </w:rPr>
                              <w:t>'yellow'</w:t>
                            </w:r>
                            <w:r w:rsidRPr="002D21CE">
                              <w:rPr>
                                <w:rFonts w:ascii="Consolas" w:eastAsia="Times New Roman" w:hAnsi="Consolas" w:cs="Times New Roman"/>
                                <w:color w:val="CCCCCC"/>
                                <w:sz w:val="21"/>
                                <w:szCs w:val="21"/>
                              </w:rPr>
                              <w:t xml:space="preserve">, </w:t>
                            </w:r>
                            <w:proofErr w:type="spellStart"/>
                            <w:r w:rsidRPr="002D21CE">
                              <w:rPr>
                                <w:rFonts w:ascii="Consolas" w:eastAsia="Times New Roman" w:hAnsi="Consolas" w:cs="Times New Roman"/>
                                <w:color w:val="9CDCFE"/>
                                <w:sz w:val="21"/>
                                <w:szCs w:val="21"/>
                              </w:rPr>
                              <w:t>zorder</w:t>
                            </w:r>
                            <w:proofErr w:type="spellEnd"/>
                            <w:r w:rsidRPr="002D21CE">
                              <w:rPr>
                                <w:rFonts w:ascii="Consolas" w:eastAsia="Times New Roman" w:hAnsi="Consolas" w:cs="Times New Roman"/>
                                <w:color w:val="D4D4D4"/>
                                <w:sz w:val="21"/>
                                <w:szCs w:val="21"/>
                              </w:rPr>
                              <w:t>=</w:t>
                            </w:r>
                            <w:r w:rsidRPr="002D21CE">
                              <w:rPr>
                                <w:rFonts w:ascii="Consolas" w:eastAsia="Times New Roman" w:hAnsi="Consolas" w:cs="Times New Roman"/>
                                <w:color w:val="B5CEA8"/>
                                <w:sz w:val="21"/>
                                <w:szCs w:val="21"/>
                              </w:rPr>
                              <w:t>2</w:t>
                            </w:r>
                            <w:r w:rsidRPr="002D21CE">
                              <w:rPr>
                                <w:rFonts w:ascii="Consolas" w:eastAsia="Times New Roman" w:hAnsi="Consolas" w:cs="Times New Roman"/>
                                <w:color w:val="CCCCCC"/>
                                <w:sz w:val="21"/>
                                <w:szCs w:val="21"/>
                              </w:rPr>
                              <w:t>,)</w:t>
                            </w:r>
                          </w:p>
                          <w:p w14:paraId="418526AE" w14:textId="77777777" w:rsidR="002D21CE" w:rsidRPr="002D21CE" w:rsidRDefault="002D21CE" w:rsidP="002D21CE">
                            <w:pPr>
                              <w:shd w:val="clear" w:color="auto" w:fill="1F1F1F"/>
                              <w:spacing w:line="285" w:lineRule="atLeast"/>
                              <w:rPr>
                                <w:rFonts w:ascii="Consolas" w:eastAsia="Times New Roman" w:hAnsi="Consolas" w:cs="Times New Roman"/>
                                <w:color w:val="CCCCCC"/>
                                <w:sz w:val="21"/>
                                <w:szCs w:val="21"/>
                              </w:rPr>
                            </w:pPr>
                            <w:r w:rsidRPr="002D21CE">
                              <w:rPr>
                                <w:rFonts w:ascii="Consolas" w:eastAsia="Times New Roman" w:hAnsi="Consolas" w:cs="Times New Roman"/>
                                <w:color w:val="CCCCCC"/>
                                <w:sz w:val="21"/>
                                <w:szCs w:val="21"/>
                              </w:rPr>
                              <w:t xml:space="preserve">    </w:t>
                            </w:r>
                            <w:r w:rsidRPr="002D21CE">
                              <w:rPr>
                                <w:rFonts w:ascii="Consolas" w:eastAsia="Times New Roman" w:hAnsi="Consolas" w:cs="Times New Roman"/>
                                <w:color w:val="9CDCFE"/>
                                <w:sz w:val="21"/>
                                <w:szCs w:val="21"/>
                              </w:rPr>
                              <w:t>descriptions</w:t>
                            </w:r>
                            <w:r w:rsidRPr="002D21CE">
                              <w:rPr>
                                <w:rFonts w:ascii="Consolas" w:eastAsia="Times New Roman" w:hAnsi="Consolas" w:cs="Times New Roman"/>
                                <w:color w:val="CCCCCC"/>
                                <w:sz w:val="21"/>
                                <w:szCs w:val="21"/>
                              </w:rPr>
                              <w:t xml:space="preserve"> </w:t>
                            </w:r>
                            <w:r w:rsidRPr="002D21CE">
                              <w:rPr>
                                <w:rFonts w:ascii="Consolas" w:eastAsia="Times New Roman" w:hAnsi="Consolas" w:cs="Times New Roman"/>
                                <w:color w:val="D4D4D4"/>
                                <w:sz w:val="21"/>
                                <w:szCs w:val="21"/>
                              </w:rPr>
                              <w:t>=</w:t>
                            </w:r>
                            <w:r w:rsidRPr="002D21CE">
                              <w:rPr>
                                <w:rFonts w:ascii="Consolas" w:eastAsia="Times New Roman" w:hAnsi="Consolas" w:cs="Times New Roman"/>
                                <w:color w:val="CCCCCC"/>
                                <w:sz w:val="21"/>
                                <w:szCs w:val="21"/>
                              </w:rPr>
                              <w:t xml:space="preserve"> []</w:t>
                            </w:r>
                          </w:p>
                          <w:p w14:paraId="2C29A7A5" w14:textId="77777777" w:rsidR="002D21CE" w:rsidRPr="002D21CE" w:rsidRDefault="002D21CE" w:rsidP="002D21CE">
                            <w:pPr>
                              <w:shd w:val="clear" w:color="auto" w:fill="1F1F1F"/>
                              <w:spacing w:line="285" w:lineRule="atLeast"/>
                              <w:rPr>
                                <w:rFonts w:ascii="Consolas" w:eastAsia="Times New Roman" w:hAnsi="Consolas" w:cs="Times New Roman"/>
                                <w:color w:val="CCCCCC"/>
                                <w:sz w:val="21"/>
                                <w:szCs w:val="21"/>
                              </w:rPr>
                            </w:pPr>
                            <w:r w:rsidRPr="002D21CE">
                              <w:rPr>
                                <w:rFonts w:ascii="Consolas" w:eastAsia="Times New Roman" w:hAnsi="Consolas" w:cs="Times New Roman"/>
                                <w:color w:val="CCCCCC"/>
                                <w:sz w:val="21"/>
                                <w:szCs w:val="21"/>
                              </w:rPr>
                              <w:t xml:space="preserve">    </w:t>
                            </w:r>
                            <w:r w:rsidRPr="002D21CE">
                              <w:rPr>
                                <w:rFonts w:ascii="Consolas" w:eastAsia="Times New Roman" w:hAnsi="Consolas" w:cs="Times New Roman"/>
                                <w:color w:val="9CDCFE"/>
                                <w:sz w:val="21"/>
                                <w:szCs w:val="21"/>
                              </w:rPr>
                              <w:t>x</w:t>
                            </w:r>
                            <w:r w:rsidRPr="002D21CE">
                              <w:rPr>
                                <w:rFonts w:ascii="Consolas" w:eastAsia="Times New Roman" w:hAnsi="Consolas" w:cs="Times New Roman"/>
                                <w:color w:val="CCCCCC"/>
                                <w:sz w:val="21"/>
                                <w:szCs w:val="21"/>
                              </w:rPr>
                              <w:t xml:space="preserve"> </w:t>
                            </w:r>
                            <w:r w:rsidRPr="002D21CE">
                              <w:rPr>
                                <w:rFonts w:ascii="Consolas" w:eastAsia="Times New Roman" w:hAnsi="Consolas" w:cs="Times New Roman"/>
                                <w:color w:val="D4D4D4"/>
                                <w:sz w:val="21"/>
                                <w:szCs w:val="21"/>
                              </w:rPr>
                              <w:t>=</w:t>
                            </w:r>
                            <w:r w:rsidRPr="002D21CE">
                              <w:rPr>
                                <w:rFonts w:ascii="Consolas" w:eastAsia="Times New Roman" w:hAnsi="Consolas" w:cs="Times New Roman"/>
                                <w:color w:val="CCCCCC"/>
                                <w:sz w:val="21"/>
                                <w:szCs w:val="21"/>
                              </w:rPr>
                              <w:t xml:space="preserve"> []</w:t>
                            </w:r>
                          </w:p>
                          <w:p w14:paraId="551134E4" w14:textId="77777777" w:rsidR="002D21CE" w:rsidRPr="002D21CE" w:rsidRDefault="002D21CE" w:rsidP="002D21CE">
                            <w:pPr>
                              <w:shd w:val="clear" w:color="auto" w:fill="1F1F1F"/>
                              <w:spacing w:line="285" w:lineRule="atLeast"/>
                              <w:rPr>
                                <w:rFonts w:ascii="Consolas" w:eastAsia="Times New Roman" w:hAnsi="Consolas" w:cs="Times New Roman"/>
                                <w:color w:val="CCCCCC"/>
                                <w:sz w:val="21"/>
                                <w:szCs w:val="21"/>
                              </w:rPr>
                            </w:pPr>
                            <w:r w:rsidRPr="002D21CE">
                              <w:rPr>
                                <w:rFonts w:ascii="Consolas" w:eastAsia="Times New Roman" w:hAnsi="Consolas" w:cs="Times New Roman"/>
                                <w:color w:val="CCCCCC"/>
                                <w:sz w:val="21"/>
                                <w:szCs w:val="21"/>
                              </w:rPr>
                              <w:t xml:space="preserve">    </w:t>
                            </w:r>
                            <w:r w:rsidRPr="002D21CE">
                              <w:rPr>
                                <w:rFonts w:ascii="Consolas" w:eastAsia="Times New Roman" w:hAnsi="Consolas" w:cs="Times New Roman"/>
                                <w:color w:val="9CDCFE"/>
                                <w:sz w:val="21"/>
                                <w:szCs w:val="21"/>
                              </w:rPr>
                              <w:t>y</w:t>
                            </w:r>
                            <w:r w:rsidRPr="002D21CE">
                              <w:rPr>
                                <w:rFonts w:ascii="Consolas" w:eastAsia="Times New Roman" w:hAnsi="Consolas" w:cs="Times New Roman"/>
                                <w:color w:val="CCCCCC"/>
                                <w:sz w:val="21"/>
                                <w:szCs w:val="21"/>
                              </w:rPr>
                              <w:t xml:space="preserve"> </w:t>
                            </w:r>
                            <w:r w:rsidRPr="002D21CE">
                              <w:rPr>
                                <w:rFonts w:ascii="Consolas" w:eastAsia="Times New Roman" w:hAnsi="Consolas" w:cs="Times New Roman"/>
                                <w:color w:val="D4D4D4"/>
                                <w:sz w:val="21"/>
                                <w:szCs w:val="21"/>
                              </w:rPr>
                              <w:t>=</w:t>
                            </w:r>
                            <w:r w:rsidRPr="002D21CE">
                              <w:rPr>
                                <w:rFonts w:ascii="Consolas" w:eastAsia="Times New Roman" w:hAnsi="Consolas" w:cs="Times New Roman"/>
                                <w:color w:val="CCCCCC"/>
                                <w:sz w:val="21"/>
                                <w:szCs w:val="21"/>
                              </w:rPr>
                              <w:t xml:space="preserve"> []</w:t>
                            </w:r>
                          </w:p>
                          <w:p w14:paraId="1026E167" w14:textId="77777777" w:rsidR="002D21CE" w:rsidRPr="002D21CE" w:rsidRDefault="002D21CE" w:rsidP="002D21CE">
                            <w:pPr>
                              <w:shd w:val="clear" w:color="auto" w:fill="1F1F1F"/>
                              <w:spacing w:line="285" w:lineRule="atLeast"/>
                              <w:rPr>
                                <w:rFonts w:ascii="Consolas" w:eastAsia="Times New Roman" w:hAnsi="Consolas" w:cs="Times New Roman"/>
                                <w:color w:val="CCCCCC"/>
                                <w:sz w:val="21"/>
                                <w:szCs w:val="21"/>
                              </w:rPr>
                            </w:pPr>
                            <w:r w:rsidRPr="002D21CE">
                              <w:rPr>
                                <w:rFonts w:ascii="Consolas" w:eastAsia="Times New Roman" w:hAnsi="Consolas" w:cs="Times New Roman"/>
                                <w:color w:val="CCCCCC"/>
                                <w:sz w:val="21"/>
                                <w:szCs w:val="21"/>
                              </w:rPr>
                              <w:t xml:space="preserve">    </w:t>
                            </w:r>
                            <w:r w:rsidRPr="002D21CE">
                              <w:rPr>
                                <w:rFonts w:ascii="Consolas" w:eastAsia="Times New Roman" w:hAnsi="Consolas" w:cs="Times New Roman"/>
                                <w:color w:val="C586C0"/>
                                <w:sz w:val="21"/>
                                <w:szCs w:val="21"/>
                              </w:rPr>
                              <w:t>for</w:t>
                            </w:r>
                            <w:r w:rsidRPr="002D21CE">
                              <w:rPr>
                                <w:rFonts w:ascii="Consolas" w:eastAsia="Times New Roman" w:hAnsi="Consolas" w:cs="Times New Roman"/>
                                <w:color w:val="CCCCCC"/>
                                <w:sz w:val="21"/>
                                <w:szCs w:val="21"/>
                              </w:rPr>
                              <w:t xml:space="preserve"> </w:t>
                            </w:r>
                            <w:proofErr w:type="spellStart"/>
                            <w:r w:rsidRPr="002D21CE">
                              <w:rPr>
                                <w:rFonts w:ascii="Consolas" w:eastAsia="Times New Roman" w:hAnsi="Consolas" w:cs="Times New Roman"/>
                                <w:color w:val="9CDCFE"/>
                                <w:sz w:val="21"/>
                                <w:szCs w:val="21"/>
                              </w:rPr>
                              <w:t>i</w:t>
                            </w:r>
                            <w:proofErr w:type="spellEnd"/>
                            <w:r w:rsidRPr="002D21CE">
                              <w:rPr>
                                <w:rFonts w:ascii="Consolas" w:eastAsia="Times New Roman" w:hAnsi="Consolas" w:cs="Times New Roman"/>
                                <w:color w:val="CCCCCC"/>
                                <w:sz w:val="21"/>
                                <w:szCs w:val="21"/>
                              </w:rPr>
                              <w:t xml:space="preserve"> </w:t>
                            </w:r>
                            <w:r w:rsidRPr="002D21CE">
                              <w:rPr>
                                <w:rFonts w:ascii="Consolas" w:eastAsia="Times New Roman" w:hAnsi="Consolas" w:cs="Times New Roman"/>
                                <w:color w:val="C586C0"/>
                                <w:sz w:val="21"/>
                                <w:szCs w:val="21"/>
                              </w:rPr>
                              <w:t>in</w:t>
                            </w:r>
                            <w:r w:rsidRPr="002D21CE">
                              <w:rPr>
                                <w:rFonts w:ascii="Consolas" w:eastAsia="Times New Roman" w:hAnsi="Consolas" w:cs="Times New Roman"/>
                                <w:color w:val="CCCCCC"/>
                                <w:sz w:val="21"/>
                                <w:szCs w:val="21"/>
                              </w:rPr>
                              <w:t xml:space="preserve"> </w:t>
                            </w:r>
                            <w:proofErr w:type="spellStart"/>
                            <w:r w:rsidRPr="002D21CE">
                              <w:rPr>
                                <w:rFonts w:ascii="Consolas" w:eastAsia="Times New Roman" w:hAnsi="Consolas" w:cs="Times New Roman"/>
                                <w:color w:val="9CDCFE"/>
                                <w:sz w:val="21"/>
                                <w:szCs w:val="21"/>
                              </w:rPr>
                              <w:t>data_list</w:t>
                            </w:r>
                            <w:proofErr w:type="spellEnd"/>
                            <w:r w:rsidRPr="002D21CE">
                              <w:rPr>
                                <w:rFonts w:ascii="Consolas" w:eastAsia="Times New Roman" w:hAnsi="Consolas" w:cs="Times New Roman"/>
                                <w:color w:val="CCCCCC"/>
                                <w:sz w:val="21"/>
                                <w:szCs w:val="21"/>
                              </w:rPr>
                              <w:t>:</w:t>
                            </w:r>
                          </w:p>
                          <w:p w14:paraId="3EA1E657" w14:textId="77777777" w:rsidR="002D21CE" w:rsidRPr="002D21CE" w:rsidRDefault="002D21CE" w:rsidP="002D21CE">
                            <w:pPr>
                              <w:shd w:val="clear" w:color="auto" w:fill="1F1F1F"/>
                              <w:spacing w:line="285" w:lineRule="atLeast"/>
                              <w:rPr>
                                <w:rFonts w:ascii="Consolas" w:eastAsia="Times New Roman" w:hAnsi="Consolas" w:cs="Times New Roman"/>
                                <w:color w:val="CCCCCC"/>
                                <w:sz w:val="21"/>
                                <w:szCs w:val="21"/>
                              </w:rPr>
                            </w:pPr>
                            <w:r w:rsidRPr="002D21CE">
                              <w:rPr>
                                <w:rFonts w:ascii="Consolas" w:eastAsia="Times New Roman" w:hAnsi="Consolas" w:cs="Times New Roman"/>
                                <w:color w:val="CCCCCC"/>
                                <w:sz w:val="21"/>
                                <w:szCs w:val="21"/>
                              </w:rPr>
                              <w:t xml:space="preserve">        </w:t>
                            </w:r>
                            <w:proofErr w:type="spellStart"/>
                            <w:r w:rsidRPr="002D21CE">
                              <w:rPr>
                                <w:rFonts w:ascii="Consolas" w:eastAsia="Times New Roman" w:hAnsi="Consolas" w:cs="Times New Roman"/>
                                <w:color w:val="9CDCFE"/>
                                <w:sz w:val="21"/>
                                <w:szCs w:val="21"/>
                              </w:rPr>
                              <w:t>x</w:t>
                            </w:r>
                            <w:r w:rsidRPr="002D21CE">
                              <w:rPr>
                                <w:rFonts w:ascii="Consolas" w:eastAsia="Times New Roman" w:hAnsi="Consolas" w:cs="Times New Roman"/>
                                <w:color w:val="CCCCCC"/>
                                <w:sz w:val="21"/>
                                <w:szCs w:val="21"/>
                              </w:rPr>
                              <w:t>.</w:t>
                            </w:r>
                            <w:r w:rsidRPr="002D21CE">
                              <w:rPr>
                                <w:rFonts w:ascii="Consolas" w:eastAsia="Times New Roman" w:hAnsi="Consolas" w:cs="Times New Roman"/>
                                <w:color w:val="DCDCAA"/>
                                <w:sz w:val="21"/>
                                <w:szCs w:val="21"/>
                              </w:rPr>
                              <w:t>append</w:t>
                            </w:r>
                            <w:proofErr w:type="spellEnd"/>
                            <w:r w:rsidRPr="002D21CE">
                              <w:rPr>
                                <w:rFonts w:ascii="Consolas" w:eastAsia="Times New Roman" w:hAnsi="Consolas" w:cs="Times New Roman"/>
                                <w:color w:val="CCCCCC"/>
                                <w:sz w:val="21"/>
                                <w:szCs w:val="21"/>
                              </w:rPr>
                              <w:t>(</w:t>
                            </w:r>
                            <w:proofErr w:type="spellStart"/>
                            <w:proofErr w:type="gramStart"/>
                            <w:r w:rsidRPr="002D21CE">
                              <w:rPr>
                                <w:rFonts w:ascii="Consolas" w:eastAsia="Times New Roman" w:hAnsi="Consolas" w:cs="Times New Roman"/>
                                <w:color w:val="9CDCFE"/>
                                <w:sz w:val="21"/>
                                <w:szCs w:val="21"/>
                              </w:rPr>
                              <w:t>i</w:t>
                            </w:r>
                            <w:proofErr w:type="spellEnd"/>
                            <w:r w:rsidRPr="002D21CE">
                              <w:rPr>
                                <w:rFonts w:ascii="Consolas" w:eastAsia="Times New Roman" w:hAnsi="Consolas" w:cs="Times New Roman"/>
                                <w:color w:val="CCCCCC"/>
                                <w:sz w:val="21"/>
                                <w:szCs w:val="21"/>
                              </w:rPr>
                              <w:t>[</w:t>
                            </w:r>
                            <w:proofErr w:type="gramEnd"/>
                            <w:r w:rsidRPr="002D21CE">
                              <w:rPr>
                                <w:rFonts w:ascii="Consolas" w:eastAsia="Times New Roman" w:hAnsi="Consolas" w:cs="Times New Roman"/>
                                <w:color w:val="B5CEA8"/>
                                <w:sz w:val="21"/>
                                <w:szCs w:val="21"/>
                              </w:rPr>
                              <w:t>3</w:t>
                            </w:r>
                            <w:r w:rsidRPr="002D21CE">
                              <w:rPr>
                                <w:rFonts w:ascii="Consolas" w:eastAsia="Times New Roman" w:hAnsi="Consolas" w:cs="Times New Roman"/>
                                <w:color w:val="CCCCCC"/>
                                <w:sz w:val="21"/>
                                <w:szCs w:val="21"/>
                              </w:rPr>
                              <w:t>])</w:t>
                            </w:r>
                          </w:p>
                          <w:p w14:paraId="640E5ABD" w14:textId="77777777" w:rsidR="002D21CE" w:rsidRPr="002D21CE" w:rsidRDefault="002D21CE" w:rsidP="002D21CE">
                            <w:pPr>
                              <w:shd w:val="clear" w:color="auto" w:fill="1F1F1F"/>
                              <w:spacing w:line="285" w:lineRule="atLeast"/>
                              <w:rPr>
                                <w:rFonts w:ascii="Consolas" w:eastAsia="Times New Roman" w:hAnsi="Consolas" w:cs="Times New Roman"/>
                                <w:color w:val="CCCCCC"/>
                                <w:sz w:val="21"/>
                                <w:szCs w:val="21"/>
                              </w:rPr>
                            </w:pPr>
                            <w:r w:rsidRPr="002D21CE">
                              <w:rPr>
                                <w:rFonts w:ascii="Consolas" w:eastAsia="Times New Roman" w:hAnsi="Consolas" w:cs="Times New Roman"/>
                                <w:color w:val="CCCCCC"/>
                                <w:sz w:val="21"/>
                                <w:szCs w:val="21"/>
                              </w:rPr>
                              <w:t xml:space="preserve">        </w:t>
                            </w:r>
                            <w:proofErr w:type="spellStart"/>
                            <w:proofErr w:type="gramStart"/>
                            <w:r w:rsidRPr="002D21CE">
                              <w:rPr>
                                <w:rFonts w:ascii="Consolas" w:eastAsia="Times New Roman" w:hAnsi="Consolas" w:cs="Times New Roman"/>
                                <w:color w:val="9CDCFE"/>
                                <w:sz w:val="21"/>
                                <w:szCs w:val="21"/>
                              </w:rPr>
                              <w:t>y</w:t>
                            </w:r>
                            <w:r w:rsidRPr="002D21CE">
                              <w:rPr>
                                <w:rFonts w:ascii="Consolas" w:eastAsia="Times New Roman" w:hAnsi="Consolas" w:cs="Times New Roman"/>
                                <w:color w:val="CCCCCC"/>
                                <w:sz w:val="21"/>
                                <w:szCs w:val="21"/>
                              </w:rPr>
                              <w:t>.</w:t>
                            </w:r>
                            <w:r w:rsidRPr="002D21CE">
                              <w:rPr>
                                <w:rFonts w:ascii="Consolas" w:eastAsia="Times New Roman" w:hAnsi="Consolas" w:cs="Times New Roman"/>
                                <w:color w:val="DCDCAA"/>
                                <w:sz w:val="21"/>
                                <w:szCs w:val="21"/>
                              </w:rPr>
                              <w:t>append</w:t>
                            </w:r>
                            <w:proofErr w:type="spellEnd"/>
                            <w:proofErr w:type="gramEnd"/>
                            <w:r w:rsidRPr="002D21CE">
                              <w:rPr>
                                <w:rFonts w:ascii="Consolas" w:eastAsia="Times New Roman" w:hAnsi="Consolas" w:cs="Times New Roman"/>
                                <w:color w:val="CCCCCC"/>
                                <w:sz w:val="21"/>
                                <w:szCs w:val="21"/>
                              </w:rPr>
                              <w:t>(</w:t>
                            </w:r>
                            <w:proofErr w:type="spellStart"/>
                            <w:r w:rsidRPr="002D21CE">
                              <w:rPr>
                                <w:rFonts w:ascii="Consolas" w:eastAsia="Times New Roman" w:hAnsi="Consolas" w:cs="Times New Roman"/>
                                <w:color w:val="9CDCFE"/>
                                <w:sz w:val="21"/>
                                <w:szCs w:val="21"/>
                              </w:rPr>
                              <w:t>i</w:t>
                            </w:r>
                            <w:proofErr w:type="spellEnd"/>
                            <w:r w:rsidRPr="002D21CE">
                              <w:rPr>
                                <w:rFonts w:ascii="Consolas" w:eastAsia="Times New Roman" w:hAnsi="Consolas" w:cs="Times New Roman"/>
                                <w:color w:val="CCCCCC"/>
                                <w:sz w:val="21"/>
                                <w:szCs w:val="21"/>
                              </w:rPr>
                              <w:t>[</w:t>
                            </w:r>
                            <w:r w:rsidRPr="002D21CE">
                              <w:rPr>
                                <w:rFonts w:ascii="Consolas" w:eastAsia="Times New Roman" w:hAnsi="Consolas" w:cs="Times New Roman"/>
                                <w:color w:val="B5CEA8"/>
                                <w:sz w:val="21"/>
                                <w:szCs w:val="21"/>
                              </w:rPr>
                              <w:t>2</w:t>
                            </w:r>
                            <w:r w:rsidRPr="002D21CE">
                              <w:rPr>
                                <w:rFonts w:ascii="Consolas" w:eastAsia="Times New Roman" w:hAnsi="Consolas" w:cs="Times New Roman"/>
                                <w:color w:val="CCCCCC"/>
                                <w:sz w:val="21"/>
                                <w:szCs w:val="21"/>
                              </w:rPr>
                              <w:t>])</w:t>
                            </w:r>
                          </w:p>
                          <w:p w14:paraId="15BBFB46" w14:textId="77777777" w:rsidR="002D21CE" w:rsidRPr="002D21CE" w:rsidRDefault="002D21CE" w:rsidP="002D21CE">
                            <w:pPr>
                              <w:shd w:val="clear" w:color="auto" w:fill="1F1F1F"/>
                              <w:spacing w:line="285" w:lineRule="atLeast"/>
                              <w:rPr>
                                <w:rFonts w:ascii="Consolas" w:eastAsia="Times New Roman" w:hAnsi="Consolas" w:cs="Times New Roman"/>
                                <w:color w:val="CCCCCC"/>
                                <w:sz w:val="21"/>
                                <w:szCs w:val="21"/>
                              </w:rPr>
                            </w:pPr>
                            <w:r w:rsidRPr="002D21CE">
                              <w:rPr>
                                <w:rFonts w:ascii="Consolas" w:eastAsia="Times New Roman" w:hAnsi="Consolas" w:cs="Times New Roman"/>
                                <w:color w:val="CCCCCC"/>
                                <w:sz w:val="21"/>
                                <w:szCs w:val="21"/>
                              </w:rPr>
                              <w:t xml:space="preserve">        </w:t>
                            </w:r>
                            <w:proofErr w:type="spellStart"/>
                            <w:proofErr w:type="gramStart"/>
                            <w:r w:rsidRPr="002D21CE">
                              <w:rPr>
                                <w:rFonts w:ascii="Consolas" w:eastAsia="Times New Roman" w:hAnsi="Consolas" w:cs="Times New Roman"/>
                                <w:color w:val="9CDCFE"/>
                                <w:sz w:val="21"/>
                                <w:szCs w:val="21"/>
                              </w:rPr>
                              <w:t>descriptions</w:t>
                            </w:r>
                            <w:r w:rsidRPr="002D21CE">
                              <w:rPr>
                                <w:rFonts w:ascii="Consolas" w:eastAsia="Times New Roman" w:hAnsi="Consolas" w:cs="Times New Roman"/>
                                <w:color w:val="CCCCCC"/>
                                <w:sz w:val="21"/>
                                <w:szCs w:val="21"/>
                              </w:rPr>
                              <w:t>.</w:t>
                            </w:r>
                            <w:r w:rsidRPr="002D21CE">
                              <w:rPr>
                                <w:rFonts w:ascii="Consolas" w:eastAsia="Times New Roman" w:hAnsi="Consolas" w:cs="Times New Roman"/>
                                <w:color w:val="DCDCAA"/>
                                <w:sz w:val="21"/>
                                <w:szCs w:val="21"/>
                              </w:rPr>
                              <w:t>append</w:t>
                            </w:r>
                            <w:proofErr w:type="spellEnd"/>
                            <w:proofErr w:type="gramEnd"/>
                            <w:r w:rsidRPr="002D21CE">
                              <w:rPr>
                                <w:rFonts w:ascii="Consolas" w:eastAsia="Times New Roman" w:hAnsi="Consolas" w:cs="Times New Roman"/>
                                <w:color w:val="CCCCCC"/>
                                <w:sz w:val="21"/>
                                <w:szCs w:val="21"/>
                              </w:rPr>
                              <w:t>(</w:t>
                            </w:r>
                            <w:proofErr w:type="spellStart"/>
                            <w:r w:rsidRPr="002D21CE">
                              <w:rPr>
                                <w:rFonts w:ascii="Consolas" w:eastAsia="Times New Roman" w:hAnsi="Consolas" w:cs="Times New Roman"/>
                                <w:color w:val="9CDCFE"/>
                                <w:sz w:val="21"/>
                                <w:szCs w:val="21"/>
                              </w:rPr>
                              <w:t>i</w:t>
                            </w:r>
                            <w:proofErr w:type="spellEnd"/>
                            <w:r w:rsidRPr="002D21CE">
                              <w:rPr>
                                <w:rFonts w:ascii="Consolas" w:eastAsia="Times New Roman" w:hAnsi="Consolas" w:cs="Times New Roman"/>
                                <w:color w:val="CCCCCC"/>
                                <w:sz w:val="21"/>
                                <w:szCs w:val="21"/>
                              </w:rPr>
                              <w:t>[</w:t>
                            </w:r>
                            <w:r w:rsidRPr="002D21CE">
                              <w:rPr>
                                <w:rFonts w:ascii="Consolas" w:eastAsia="Times New Roman" w:hAnsi="Consolas" w:cs="Times New Roman"/>
                                <w:color w:val="B5CEA8"/>
                                <w:sz w:val="21"/>
                                <w:szCs w:val="21"/>
                              </w:rPr>
                              <w:t>1</w:t>
                            </w:r>
                            <w:r w:rsidRPr="002D21CE">
                              <w:rPr>
                                <w:rFonts w:ascii="Consolas" w:eastAsia="Times New Roman" w:hAnsi="Consolas" w:cs="Times New Roman"/>
                                <w:color w:val="CCCCCC"/>
                                <w:sz w:val="21"/>
                                <w:szCs w:val="21"/>
                              </w:rPr>
                              <w:t>])</w:t>
                            </w:r>
                          </w:p>
                          <w:p w14:paraId="67A37482" w14:textId="77777777" w:rsidR="002D21CE" w:rsidRPr="002D21CE" w:rsidRDefault="002D21CE" w:rsidP="002D21CE">
                            <w:pPr>
                              <w:shd w:val="clear" w:color="auto" w:fill="1F1F1F"/>
                              <w:spacing w:line="285" w:lineRule="atLeast"/>
                              <w:rPr>
                                <w:rFonts w:ascii="Consolas" w:eastAsia="Times New Roman" w:hAnsi="Consolas" w:cs="Times New Roman"/>
                                <w:color w:val="CCCCCC"/>
                                <w:sz w:val="21"/>
                                <w:szCs w:val="21"/>
                              </w:rPr>
                            </w:pPr>
                            <w:r w:rsidRPr="002D21CE">
                              <w:rPr>
                                <w:rFonts w:ascii="Consolas" w:eastAsia="Times New Roman" w:hAnsi="Consolas" w:cs="Times New Roman"/>
                                <w:color w:val="CCCCCC"/>
                                <w:sz w:val="21"/>
                                <w:szCs w:val="21"/>
                              </w:rPr>
                              <w:t xml:space="preserve">    </w:t>
                            </w:r>
                            <w:proofErr w:type="spellStart"/>
                            <w:r w:rsidRPr="002D21CE">
                              <w:rPr>
                                <w:rFonts w:ascii="Consolas" w:eastAsia="Times New Roman" w:hAnsi="Consolas" w:cs="Times New Roman"/>
                                <w:color w:val="9CDCFE"/>
                                <w:sz w:val="21"/>
                                <w:szCs w:val="21"/>
                              </w:rPr>
                              <w:t>unique_descriptions</w:t>
                            </w:r>
                            <w:proofErr w:type="spellEnd"/>
                            <w:r w:rsidRPr="002D21CE">
                              <w:rPr>
                                <w:rFonts w:ascii="Consolas" w:eastAsia="Times New Roman" w:hAnsi="Consolas" w:cs="Times New Roman"/>
                                <w:color w:val="CCCCCC"/>
                                <w:sz w:val="21"/>
                                <w:szCs w:val="21"/>
                              </w:rPr>
                              <w:t xml:space="preserve"> </w:t>
                            </w:r>
                            <w:r w:rsidRPr="002D21CE">
                              <w:rPr>
                                <w:rFonts w:ascii="Consolas" w:eastAsia="Times New Roman" w:hAnsi="Consolas" w:cs="Times New Roman"/>
                                <w:color w:val="D4D4D4"/>
                                <w:sz w:val="21"/>
                                <w:szCs w:val="21"/>
                              </w:rPr>
                              <w:t>=</w:t>
                            </w:r>
                            <w:r w:rsidRPr="002D21CE">
                              <w:rPr>
                                <w:rFonts w:ascii="Consolas" w:eastAsia="Times New Roman" w:hAnsi="Consolas" w:cs="Times New Roman"/>
                                <w:color w:val="CCCCCC"/>
                                <w:sz w:val="21"/>
                                <w:szCs w:val="21"/>
                              </w:rPr>
                              <w:t xml:space="preserve"> []</w:t>
                            </w:r>
                          </w:p>
                          <w:p w14:paraId="04B99564" w14:textId="77777777" w:rsidR="002D21CE" w:rsidRPr="002D21CE" w:rsidRDefault="002D21CE" w:rsidP="002D21CE">
                            <w:pPr>
                              <w:shd w:val="clear" w:color="auto" w:fill="1F1F1F"/>
                              <w:spacing w:line="285" w:lineRule="atLeast"/>
                              <w:rPr>
                                <w:rFonts w:ascii="Consolas" w:eastAsia="Times New Roman" w:hAnsi="Consolas" w:cs="Times New Roman"/>
                                <w:color w:val="CCCCCC"/>
                                <w:sz w:val="21"/>
                                <w:szCs w:val="21"/>
                              </w:rPr>
                            </w:pPr>
                            <w:r w:rsidRPr="002D21CE">
                              <w:rPr>
                                <w:rFonts w:ascii="Consolas" w:eastAsia="Times New Roman" w:hAnsi="Consolas" w:cs="Times New Roman"/>
                                <w:color w:val="CCCCCC"/>
                                <w:sz w:val="21"/>
                                <w:szCs w:val="21"/>
                              </w:rPr>
                              <w:t xml:space="preserve">    </w:t>
                            </w:r>
                            <w:r w:rsidRPr="002D21CE">
                              <w:rPr>
                                <w:rFonts w:ascii="Consolas" w:eastAsia="Times New Roman" w:hAnsi="Consolas" w:cs="Times New Roman"/>
                                <w:color w:val="C586C0"/>
                                <w:sz w:val="21"/>
                                <w:szCs w:val="21"/>
                              </w:rPr>
                              <w:t>for</w:t>
                            </w:r>
                            <w:r w:rsidRPr="002D21CE">
                              <w:rPr>
                                <w:rFonts w:ascii="Consolas" w:eastAsia="Times New Roman" w:hAnsi="Consolas" w:cs="Times New Roman"/>
                                <w:color w:val="CCCCCC"/>
                                <w:sz w:val="21"/>
                                <w:szCs w:val="21"/>
                              </w:rPr>
                              <w:t xml:space="preserve"> </w:t>
                            </w:r>
                            <w:proofErr w:type="spellStart"/>
                            <w:r w:rsidRPr="002D21CE">
                              <w:rPr>
                                <w:rFonts w:ascii="Consolas" w:eastAsia="Times New Roman" w:hAnsi="Consolas" w:cs="Times New Roman"/>
                                <w:color w:val="9CDCFE"/>
                                <w:sz w:val="21"/>
                                <w:szCs w:val="21"/>
                              </w:rPr>
                              <w:t>i</w:t>
                            </w:r>
                            <w:proofErr w:type="spellEnd"/>
                            <w:r w:rsidRPr="002D21CE">
                              <w:rPr>
                                <w:rFonts w:ascii="Consolas" w:eastAsia="Times New Roman" w:hAnsi="Consolas" w:cs="Times New Roman"/>
                                <w:color w:val="CCCCCC"/>
                                <w:sz w:val="21"/>
                                <w:szCs w:val="21"/>
                              </w:rPr>
                              <w:t xml:space="preserve"> </w:t>
                            </w:r>
                            <w:r w:rsidRPr="002D21CE">
                              <w:rPr>
                                <w:rFonts w:ascii="Consolas" w:eastAsia="Times New Roman" w:hAnsi="Consolas" w:cs="Times New Roman"/>
                                <w:color w:val="C586C0"/>
                                <w:sz w:val="21"/>
                                <w:szCs w:val="21"/>
                              </w:rPr>
                              <w:t>in</w:t>
                            </w:r>
                            <w:r w:rsidRPr="002D21CE">
                              <w:rPr>
                                <w:rFonts w:ascii="Consolas" w:eastAsia="Times New Roman" w:hAnsi="Consolas" w:cs="Times New Roman"/>
                                <w:color w:val="CCCCCC"/>
                                <w:sz w:val="21"/>
                                <w:szCs w:val="21"/>
                              </w:rPr>
                              <w:t xml:space="preserve"> </w:t>
                            </w:r>
                            <w:r w:rsidRPr="002D21CE">
                              <w:rPr>
                                <w:rFonts w:ascii="Consolas" w:eastAsia="Times New Roman" w:hAnsi="Consolas" w:cs="Times New Roman"/>
                                <w:color w:val="9CDCFE"/>
                                <w:sz w:val="21"/>
                                <w:szCs w:val="21"/>
                              </w:rPr>
                              <w:t>descriptions</w:t>
                            </w:r>
                            <w:r w:rsidRPr="002D21CE">
                              <w:rPr>
                                <w:rFonts w:ascii="Consolas" w:eastAsia="Times New Roman" w:hAnsi="Consolas" w:cs="Times New Roman"/>
                                <w:color w:val="CCCCCC"/>
                                <w:sz w:val="21"/>
                                <w:szCs w:val="21"/>
                              </w:rPr>
                              <w:t>:</w:t>
                            </w:r>
                          </w:p>
                          <w:p w14:paraId="5EA4E1F6" w14:textId="77777777" w:rsidR="002D21CE" w:rsidRPr="002D21CE" w:rsidRDefault="002D21CE" w:rsidP="002D21CE">
                            <w:pPr>
                              <w:shd w:val="clear" w:color="auto" w:fill="1F1F1F"/>
                              <w:spacing w:line="285" w:lineRule="atLeast"/>
                              <w:rPr>
                                <w:rFonts w:ascii="Consolas" w:eastAsia="Times New Roman" w:hAnsi="Consolas" w:cs="Times New Roman"/>
                                <w:color w:val="CCCCCC"/>
                                <w:sz w:val="21"/>
                                <w:szCs w:val="21"/>
                              </w:rPr>
                            </w:pPr>
                            <w:r w:rsidRPr="002D21CE">
                              <w:rPr>
                                <w:rFonts w:ascii="Consolas" w:eastAsia="Times New Roman" w:hAnsi="Consolas" w:cs="Times New Roman"/>
                                <w:color w:val="CCCCCC"/>
                                <w:sz w:val="21"/>
                                <w:szCs w:val="21"/>
                              </w:rPr>
                              <w:t xml:space="preserve">        </w:t>
                            </w:r>
                            <w:r w:rsidRPr="002D21CE">
                              <w:rPr>
                                <w:rFonts w:ascii="Consolas" w:eastAsia="Times New Roman" w:hAnsi="Consolas" w:cs="Times New Roman"/>
                                <w:color w:val="C586C0"/>
                                <w:sz w:val="21"/>
                                <w:szCs w:val="21"/>
                              </w:rPr>
                              <w:t>if</w:t>
                            </w:r>
                            <w:r w:rsidRPr="002D21CE">
                              <w:rPr>
                                <w:rFonts w:ascii="Consolas" w:eastAsia="Times New Roman" w:hAnsi="Consolas" w:cs="Times New Roman"/>
                                <w:color w:val="CCCCCC"/>
                                <w:sz w:val="21"/>
                                <w:szCs w:val="21"/>
                              </w:rPr>
                              <w:t xml:space="preserve"> </w:t>
                            </w:r>
                            <w:proofErr w:type="spellStart"/>
                            <w:r w:rsidRPr="002D21CE">
                              <w:rPr>
                                <w:rFonts w:ascii="Consolas" w:eastAsia="Times New Roman" w:hAnsi="Consolas" w:cs="Times New Roman"/>
                                <w:color w:val="9CDCFE"/>
                                <w:sz w:val="21"/>
                                <w:szCs w:val="21"/>
                              </w:rPr>
                              <w:t>i</w:t>
                            </w:r>
                            <w:proofErr w:type="spellEnd"/>
                            <w:r w:rsidRPr="002D21CE">
                              <w:rPr>
                                <w:rFonts w:ascii="Consolas" w:eastAsia="Times New Roman" w:hAnsi="Consolas" w:cs="Times New Roman"/>
                                <w:color w:val="CCCCCC"/>
                                <w:sz w:val="21"/>
                                <w:szCs w:val="21"/>
                              </w:rPr>
                              <w:t xml:space="preserve"> </w:t>
                            </w:r>
                            <w:r w:rsidRPr="002D21CE">
                              <w:rPr>
                                <w:rFonts w:ascii="Consolas" w:eastAsia="Times New Roman" w:hAnsi="Consolas" w:cs="Times New Roman"/>
                                <w:color w:val="569CD6"/>
                                <w:sz w:val="21"/>
                                <w:szCs w:val="21"/>
                              </w:rPr>
                              <w:t>not</w:t>
                            </w:r>
                            <w:r w:rsidRPr="002D21CE">
                              <w:rPr>
                                <w:rFonts w:ascii="Consolas" w:eastAsia="Times New Roman" w:hAnsi="Consolas" w:cs="Times New Roman"/>
                                <w:color w:val="CCCCCC"/>
                                <w:sz w:val="21"/>
                                <w:szCs w:val="21"/>
                              </w:rPr>
                              <w:t xml:space="preserve"> </w:t>
                            </w:r>
                            <w:r w:rsidRPr="002D21CE">
                              <w:rPr>
                                <w:rFonts w:ascii="Consolas" w:eastAsia="Times New Roman" w:hAnsi="Consolas" w:cs="Times New Roman"/>
                                <w:color w:val="569CD6"/>
                                <w:sz w:val="21"/>
                                <w:szCs w:val="21"/>
                              </w:rPr>
                              <w:t>in</w:t>
                            </w:r>
                            <w:r w:rsidRPr="002D21CE">
                              <w:rPr>
                                <w:rFonts w:ascii="Consolas" w:eastAsia="Times New Roman" w:hAnsi="Consolas" w:cs="Times New Roman"/>
                                <w:color w:val="CCCCCC"/>
                                <w:sz w:val="21"/>
                                <w:szCs w:val="21"/>
                              </w:rPr>
                              <w:t xml:space="preserve"> </w:t>
                            </w:r>
                            <w:proofErr w:type="spellStart"/>
                            <w:r w:rsidRPr="002D21CE">
                              <w:rPr>
                                <w:rFonts w:ascii="Consolas" w:eastAsia="Times New Roman" w:hAnsi="Consolas" w:cs="Times New Roman"/>
                                <w:color w:val="9CDCFE"/>
                                <w:sz w:val="21"/>
                                <w:szCs w:val="21"/>
                              </w:rPr>
                              <w:t>unique_descriptions</w:t>
                            </w:r>
                            <w:proofErr w:type="spellEnd"/>
                            <w:r w:rsidRPr="002D21CE">
                              <w:rPr>
                                <w:rFonts w:ascii="Consolas" w:eastAsia="Times New Roman" w:hAnsi="Consolas" w:cs="Times New Roman"/>
                                <w:color w:val="CCCCCC"/>
                                <w:sz w:val="21"/>
                                <w:szCs w:val="21"/>
                              </w:rPr>
                              <w:t>:</w:t>
                            </w:r>
                          </w:p>
                          <w:p w14:paraId="767D82E4" w14:textId="77777777" w:rsidR="002D21CE" w:rsidRPr="002D21CE" w:rsidRDefault="002D21CE" w:rsidP="002D21CE">
                            <w:pPr>
                              <w:shd w:val="clear" w:color="auto" w:fill="1F1F1F"/>
                              <w:spacing w:line="285" w:lineRule="atLeast"/>
                              <w:rPr>
                                <w:rFonts w:ascii="Consolas" w:eastAsia="Times New Roman" w:hAnsi="Consolas" w:cs="Times New Roman"/>
                                <w:color w:val="CCCCCC"/>
                                <w:sz w:val="21"/>
                                <w:szCs w:val="21"/>
                              </w:rPr>
                            </w:pPr>
                            <w:r w:rsidRPr="002D21CE">
                              <w:rPr>
                                <w:rFonts w:ascii="Consolas" w:eastAsia="Times New Roman" w:hAnsi="Consolas" w:cs="Times New Roman"/>
                                <w:color w:val="CCCCCC"/>
                                <w:sz w:val="21"/>
                                <w:szCs w:val="21"/>
                              </w:rPr>
                              <w:t xml:space="preserve">            </w:t>
                            </w:r>
                            <w:proofErr w:type="spellStart"/>
                            <w:r w:rsidRPr="002D21CE">
                              <w:rPr>
                                <w:rFonts w:ascii="Consolas" w:eastAsia="Times New Roman" w:hAnsi="Consolas" w:cs="Times New Roman"/>
                                <w:color w:val="9CDCFE"/>
                                <w:sz w:val="21"/>
                                <w:szCs w:val="21"/>
                              </w:rPr>
                              <w:t>unique_</w:t>
                            </w:r>
                            <w:proofErr w:type="gramStart"/>
                            <w:r w:rsidRPr="002D21CE">
                              <w:rPr>
                                <w:rFonts w:ascii="Consolas" w:eastAsia="Times New Roman" w:hAnsi="Consolas" w:cs="Times New Roman"/>
                                <w:color w:val="9CDCFE"/>
                                <w:sz w:val="21"/>
                                <w:szCs w:val="21"/>
                              </w:rPr>
                              <w:t>descriptions</w:t>
                            </w:r>
                            <w:r w:rsidRPr="002D21CE">
                              <w:rPr>
                                <w:rFonts w:ascii="Consolas" w:eastAsia="Times New Roman" w:hAnsi="Consolas" w:cs="Times New Roman"/>
                                <w:color w:val="CCCCCC"/>
                                <w:sz w:val="21"/>
                                <w:szCs w:val="21"/>
                              </w:rPr>
                              <w:t>.</w:t>
                            </w:r>
                            <w:r w:rsidRPr="002D21CE">
                              <w:rPr>
                                <w:rFonts w:ascii="Consolas" w:eastAsia="Times New Roman" w:hAnsi="Consolas" w:cs="Times New Roman"/>
                                <w:color w:val="DCDCAA"/>
                                <w:sz w:val="21"/>
                                <w:szCs w:val="21"/>
                              </w:rPr>
                              <w:t>append</w:t>
                            </w:r>
                            <w:proofErr w:type="spellEnd"/>
                            <w:proofErr w:type="gramEnd"/>
                            <w:r w:rsidRPr="002D21CE">
                              <w:rPr>
                                <w:rFonts w:ascii="Consolas" w:eastAsia="Times New Roman" w:hAnsi="Consolas" w:cs="Times New Roman"/>
                                <w:color w:val="CCCCCC"/>
                                <w:sz w:val="21"/>
                                <w:szCs w:val="21"/>
                              </w:rPr>
                              <w:t>(</w:t>
                            </w:r>
                            <w:proofErr w:type="spellStart"/>
                            <w:r w:rsidRPr="002D21CE">
                              <w:rPr>
                                <w:rFonts w:ascii="Consolas" w:eastAsia="Times New Roman" w:hAnsi="Consolas" w:cs="Times New Roman"/>
                                <w:color w:val="9CDCFE"/>
                                <w:sz w:val="21"/>
                                <w:szCs w:val="21"/>
                              </w:rPr>
                              <w:t>i</w:t>
                            </w:r>
                            <w:proofErr w:type="spellEnd"/>
                            <w:r w:rsidRPr="002D21CE">
                              <w:rPr>
                                <w:rFonts w:ascii="Consolas" w:eastAsia="Times New Roman" w:hAnsi="Consolas" w:cs="Times New Roman"/>
                                <w:color w:val="CCCCCC"/>
                                <w:sz w:val="21"/>
                                <w:szCs w:val="21"/>
                              </w:rPr>
                              <w:t>)</w:t>
                            </w:r>
                          </w:p>
                          <w:p w14:paraId="48134D94" w14:textId="77777777" w:rsidR="002D21CE" w:rsidRPr="002D21CE" w:rsidRDefault="002D21CE" w:rsidP="002D21CE">
                            <w:pPr>
                              <w:shd w:val="clear" w:color="auto" w:fill="1F1F1F"/>
                              <w:spacing w:line="285" w:lineRule="atLeast"/>
                              <w:rPr>
                                <w:rFonts w:ascii="Consolas" w:eastAsia="Times New Roman" w:hAnsi="Consolas" w:cs="Times New Roman"/>
                                <w:color w:val="CCCCCC"/>
                                <w:sz w:val="21"/>
                                <w:szCs w:val="21"/>
                              </w:rPr>
                            </w:pPr>
                            <w:r w:rsidRPr="002D21CE">
                              <w:rPr>
                                <w:rFonts w:ascii="Consolas" w:eastAsia="Times New Roman" w:hAnsi="Consolas" w:cs="Times New Roman"/>
                                <w:color w:val="CCCCCC"/>
                                <w:sz w:val="21"/>
                                <w:szCs w:val="21"/>
                              </w:rPr>
                              <w:t xml:space="preserve">    </w:t>
                            </w:r>
                          </w:p>
                          <w:p w14:paraId="2793FE35" w14:textId="77777777" w:rsidR="002D21CE" w:rsidRPr="002D21CE" w:rsidRDefault="002D21CE" w:rsidP="002D21CE">
                            <w:pPr>
                              <w:shd w:val="clear" w:color="auto" w:fill="1F1F1F"/>
                              <w:spacing w:line="285" w:lineRule="atLeast"/>
                              <w:rPr>
                                <w:rFonts w:ascii="Consolas" w:eastAsia="Times New Roman" w:hAnsi="Consolas" w:cs="Times New Roman"/>
                                <w:color w:val="CCCCCC"/>
                                <w:sz w:val="21"/>
                                <w:szCs w:val="21"/>
                              </w:rPr>
                            </w:pPr>
                            <w:r w:rsidRPr="002D21CE">
                              <w:rPr>
                                <w:rFonts w:ascii="Consolas" w:eastAsia="Times New Roman" w:hAnsi="Consolas" w:cs="Times New Roman"/>
                                <w:color w:val="CCCCCC"/>
                                <w:sz w:val="21"/>
                                <w:szCs w:val="21"/>
                              </w:rPr>
                              <w:t xml:space="preserve">    </w:t>
                            </w:r>
                            <w:r w:rsidRPr="002D21CE">
                              <w:rPr>
                                <w:rFonts w:ascii="Consolas" w:eastAsia="Times New Roman" w:hAnsi="Consolas" w:cs="Times New Roman"/>
                                <w:color w:val="9CDCFE"/>
                                <w:sz w:val="21"/>
                                <w:szCs w:val="21"/>
                              </w:rPr>
                              <w:t>colors</w:t>
                            </w:r>
                            <w:r w:rsidRPr="002D21CE">
                              <w:rPr>
                                <w:rFonts w:ascii="Consolas" w:eastAsia="Times New Roman" w:hAnsi="Consolas" w:cs="Times New Roman"/>
                                <w:color w:val="CCCCCC"/>
                                <w:sz w:val="21"/>
                                <w:szCs w:val="21"/>
                              </w:rPr>
                              <w:t xml:space="preserve"> </w:t>
                            </w:r>
                            <w:r w:rsidRPr="002D21CE">
                              <w:rPr>
                                <w:rFonts w:ascii="Consolas" w:eastAsia="Times New Roman" w:hAnsi="Consolas" w:cs="Times New Roman"/>
                                <w:color w:val="D4D4D4"/>
                                <w:sz w:val="21"/>
                                <w:szCs w:val="21"/>
                              </w:rPr>
                              <w:t>=</w:t>
                            </w:r>
                            <w:r w:rsidRPr="002D21CE">
                              <w:rPr>
                                <w:rFonts w:ascii="Consolas" w:eastAsia="Times New Roman" w:hAnsi="Consolas" w:cs="Times New Roman"/>
                                <w:color w:val="CCCCCC"/>
                                <w:sz w:val="21"/>
                                <w:szCs w:val="21"/>
                              </w:rPr>
                              <w:t xml:space="preserve"> []</w:t>
                            </w:r>
                          </w:p>
                          <w:p w14:paraId="738C101E" w14:textId="77777777" w:rsidR="002D21CE" w:rsidRPr="002D21CE" w:rsidRDefault="002D21CE" w:rsidP="002D21CE">
                            <w:pPr>
                              <w:shd w:val="clear" w:color="auto" w:fill="1F1F1F"/>
                              <w:spacing w:line="285" w:lineRule="atLeast"/>
                              <w:rPr>
                                <w:rFonts w:ascii="Consolas" w:eastAsia="Times New Roman" w:hAnsi="Consolas" w:cs="Times New Roman"/>
                                <w:color w:val="CCCCCC"/>
                                <w:sz w:val="21"/>
                                <w:szCs w:val="21"/>
                              </w:rPr>
                            </w:pPr>
                            <w:r w:rsidRPr="002D21CE">
                              <w:rPr>
                                <w:rFonts w:ascii="Consolas" w:eastAsia="Times New Roman" w:hAnsi="Consolas" w:cs="Times New Roman"/>
                                <w:color w:val="CCCCCC"/>
                                <w:sz w:val="21"/>
                                <w:szCs w:val="21"/>
                              </w:rPr>
                              <w:t xml:space="preserve">    </w:t>
                            </w:r>
                            <w:r w:rsidRPr="002D21CE">
                              <w:rPr>
                                <w:rFonts w:ascii="Consolas" w:eastAsia="Times New Roman" w:hAnsi="Consolas" w:cs="Times New Roman"/>
                                <w:color w:val="C586C0"/>
                                <w:sz w:val="21"/>
                                <w:szCs w:val="21"/>
                              </w:rPr>
                              <w:t>for</w:t>
                            </w:r>
                            <w:r w:rsidRPr="002D21CE">
                              <w:rPr>
                                <w:rFonts w:ascii="Consolas" w:eastAsia="Times New Roman" w:hAnsi="Consolas" w:cs="Times New Roman"/>
                                <w:color w:val="CCCCCC"/>
                                <w:sz w:val="21"/>
                                <w:szCs w:val="21"/>
                              </w:rPr>
                              <w:t xml:space="preserve"> </w:t>
                            </w:r>
                            <w:proofErr w:type="spellStart"/>
                            <w:r w:rsidRPr="002D21CE">
                              <w:rPr>
                                <w:rFonts w:ascii="Consolas" w:eastAsia="Times New Roman" w:hAnsi="Consolas" w:cs="Times New Roman"/>
                                <w:color w:val="9CDCFE"/>
                                <w:sz w:val="21"/>
                                <w:szCs w:val="21"/>
                              </w:rPr>
                              <w:t>i</w:t>
                            </w:r>
                            <w:proofErr w:type="spellEnd"/>
                            <w:r w:rsidRPr="002D21CE">
                              <w:rPr>
                                <w:rFonts w:ascii="Consolas" w:eastAsia="Times New Roman" w:hAnsi="Consolas" w:cs="Times New Roman"/>
                                <w:color w:val="CCCCCC"/>
                                <w:sz w:val="21"/>
                                <w:szCs w:val="21"/>
                              </w:rPr>
                              <w:t xml:space="preserve"> </w:t>
                            </w:r>
                            <w:r w:rsidRPr="002D21CE">
                              <w:rPr>
                                <w:rFonts w:ascii="Consolas" w:eastAsia="Times New Roman" w:hAnsi="Consolas" w:cs="Times New Roman"/>
                                <w:color w:val="C586C0"/>
                                <w:sz w:val="21"/>
                                <w:szCs w:val="21"/>
                              </w:rPr>
                              <w:t>in</w:t>
                            </w:r>
                            <w:r w:rsidRPr="002D21CE">
                              <w:rPr>
                                <w:rFonts w:ascii="Consolas" w:eastAsia="Times New Roman" w:hAnsi="Consolas" w:cs="Times New Roman"/>
                                <w:color w:val="CCCCCC"/>
                                <w:sz w:val="21"/>
                                <w:szCs w:val="21"/>
                              </w:rPr>
                              <w:t xml:space="preserve"> </w:t>
                            </w:r>
                            <w:r w:rsidRPr="002D21CE">
                              <w:rPr>
                                <w:rFonts w:ascii="Consolas" w:eastAsia="Times New Roman" w:hAnsi="Consolas" w:cs="Times New Roman"/>
                                <w:color w:val="4EC9B0"/>
                                <w:sz w:val="21"/>
                                <w:szCs w:val="21"/>
                              </w:rPr>
                              <w:t>range</w:t>
                            </w:r>
                            <w:r w:rsidRPr="002D21CE">
                              <w:rPr>
                                <w:rFonts w:ascii="Consolas" w:eastAsia="Times New Roman" w:hAnsi="Consolas" w:cs="Times New Roman"/>
                                <w:color w:val="CCCCCC"/>
                                <w:sz w:val="21"/>
                                <w:szCs w:val="21"/>
                              </w:rPr>
                              <w:t>(</w:t>
                            </w:r>
                            <w:proofErr w:type="spellStart"/>
                            <w:r w:rsidRPr="002D21CE">
                              <w:rPr>
                                <w:rFonts w:ascii="Consolas" w:eastAsia="Times New Roman" w:hAnsi="Consolas" w:cs="Times New Roman"/>
                                <w:color w:val="DCDCAA"/>
                                <w:sz w:val="21"/>
                                <w:szCs w:val="21"/>
                              </w:rPr>
                              <w:t>len</w:t>
                            </w:r>
                            <w:proofErr w:type="spellEnd"/>
                            <w:r w:rsidRPr="002D21CE">
                              <w:rPr>
                                <w:rFonts w:ascii="Consolas" w:eastAsia="Times New Roman" w:hAnsi="Consolas" w:cs="Times New Roman"/>
                                <w:color w:val="CCCCCC"/>
                                <w:sz w:val="21"/>
                                <w:szCs w:val="21"/>
                              </w:rPr>
                              <w:t>(</w:t>
                            </w:r>
                            <w:proofErr w:type="spellStart"/>
                            <w:r w:rsidRPr="002D21CE">
                              <w:rPr>
                                <w:rFonts w:ascii="Consolas" w:eastAsia="Times New Roman" w:hAnsi="Consolas" w:cs="Times New Roman"/>
                                <w:color w:val="9CDCFE"/>
                                <w:sz w:val="21"/>
                                <w:szCs w:val="21"/>
                              </w:rPr>
                              <w:t>unique_descriptions</w:t>
                            </w:r>
                            <w:proofErr w:type="spellEnd"/>
                            <w:r w:rsidRPr="002D21CE">
                              <w:rPr>
                                <w:rFonts w:ascii="Consolas" w:eastAsia="Times New Roman" w:hAnsi="Consolas" w:cs="Times New Roman"/>
                                <w:color w:val="CCCCCC"/>
                                <w:sz w:val="21"/>
                                <w:szCs w:val="21"/>
                              </w:rPr>
                              <w:t>)):</w:t>
                            </w:r>
                          </w:p>
                          <w:p w14:paraId="5F533912" w14:textId="77777777" w:rsidR="002D21CE" w:rsidRPr="002D21CE" w:rsidRDefault="002D21CE" w:rsidP="002D21CE">
                            <w:pPr>
                              <w:shd w:val="clear" w:color="auto" w:fill="1F1F1F"/>
                              <w:spacing w:line="285" w:lineRule="atLeast"/>
                              <w:rPr>
                                <w:rFonts w:ascii="Consolas" w:eastAsia="Times New Roman" w:hAnsi="Consolas" w:cs="Times New Roman"/>
                                <w:color w:val="CCCCCC"/>
                                <w:sz w:val="21"/>
                                <w:szCs w:val="21"/>
                              </w:rPr>
                            </w:pPr>
                            <w:r w:rsidRPr="002D21CE">
                              <w:rPr>
                                <w:rFonts w:ascii="Consolas" w:eastAsia="Times New Roman" w:hAnsi="Consolas" w:cs="Times New Roman"/>
                                <w:color w:val="CCCCCC"/>
                                <w:sz w:val="21"/>
                                <w:szCs w:val="21"/>
                              </w:rPr>
                              <w:t xml:space="preserve">        </w:t>
                            </w:r>
                            <w:proofErr w:type="spellStart"/>
                            <w:proofErr w:type="gramStart"/>
                            <w:r w:rsidRPr="002D21CE">
                              <w:rPr>
                                <w:rFonts w:ascii="Consolas" w:eastAsia="Times New Roman" w:hAnsi="Consolas" w:cs="Times New Roman"/>
                                <w:color w:val="9CDCFE"/>
                                <w:sz w:val="21"/>
                                <w:szCs w:val="21"/>
                              </w:rPr>
                              <w:t>colors</w:t>
                            </w:r>
                            <w:r w:rsidRPr="002D21CE">
                              <w:rPr>
                                <w:rFonts w:ascii="Consolas" w:eastAsia="Times New Roman" w:hAnsi="Consolas" w:cs="Times New Roman"/>
                                <w:color w:val="CCCCCC"/>
                                <w:sz w:val="21"/>
                                <w:szCs w:val="21"/>
                              </w:rPr>
                              <w:t>.</w:t>
                            </w:r>
                            <w:r w:rsidRPr="002D21CE">
                              <w:rPr>
                                <w:rFonts w:ascii="Consolas" w:eastAsia="Times New Roman" w:hAnsi="Consolas" w:cs="Times New Roman"/>
                                <w:color w:val="DCDCAA"/>
                                <w:sz w:val="21"/>
                                <w:szCs w:val="21"/>
                              </w:rPr>
                              <w:t>append</w:t>
                            </w:r>
                            <w:proofErr w:type="spellEnd"/>
                            <w:proofErr w:type="gramEnd"/>
                            <w:r w:rsidRPr="002D21CE">
                              <w:rPr>
                                <w:rFonts w:ascii="Consolas" w:eastAsia="Times New Roman" w:hAnsi="Consolas" w:cs="Times New Roman"/>
                                <w:color w:val="CCCCCC"/>
                                <w:sz w:val="21"/>
                                <w:szCs w:val="21"/>
                              </w:rPr>
                              <w:t>(</w:t>
                            </w:r>
                            <w:proofErr w:type="spellStart"/>
                            <w:r w:rsidRPr="002D21CE">
                              <w:rPr>
                                <w:rFonts w:ascii="Consolas" w:eastAsia="Times New Roman" w:hAnsi="Consolas" w:cs="Times New Roman"/>
                                <w:color w:val="9CDCFE"/>
                                <w:sz w:val="21"/>
                                <w:szCs w:val="21"/>
                              </w:rPr>
                              <w:t>i</w:t>
                            </w:r>
                            <w:proofErr w:type="spellEnd"/>
                            <w:r w:rsidRPr="002D21CE">
                              <w:rPr>
                                <w:rFonts w:ascii="Consolas" w:eastAsia="Times New Roman" w:hAnsi="Consolas" w:cs="Times New Roman"/>
                                <w:color w:val="D4D4D4"/>
                                <w:sz w:val="21"/>
                                <w:szCs w:val="21"/>
                              </w:rPr>
                              <w:t>/</w:t>
                            </w:r>
                            <w:proofErr w:type="spellStart"/>
                            <w:r w:rsidRPr="002D21CE">
                              <w:rPr>
                                <w:rFonts w:ascii="Consolas" w:eastAsia="Times New Roman" w:hAnsi="Consolas" w:cs="Times New Roman"/>
                                <w:color w:val="DCDCAA"/>
                                <w:sz w:val="21"/>
                                <w:szCs w:val="21"/>
                              </w:rPr>
                              <w:t>len</w:t>
                            </w:r>
                            <w:proofErr w:type="spellEnd"/>
                            <w:r w:rsidRPr="002D21CE">
                              <w:rPr>
                                <w:rFonts w:ascii="Consolas" w:eastAsia="Times New Roman" w:hAnsi="Consolas" w:cs="Times New Roman"/>
                                <w:color w:val="CCCCCC"/>
                                <w:sz w:val="21"/>
                                <w:szCs w:val="21"/>
                              </w:rPr>
                              <w:t>(</w:t>
                            </w:r>
                            <w:proofErr w:type="spellStart"/>
                            <w:r w:rsidRPr="002D21CE">
                              <w:rPr>
                                <w:rFonts w:ascii="Consolas" w:eastAsia="Times New Roman" w:hAnsi="Consolas" w:cs="Times New Roman"/>
                                <w:color w:val="9CDCFE"/>
                                <w:sz w:val="21"/>
                                <w:szCs w:val="21"/>
                              </w:rPr>
                              <w:t>unique_descriptions</w:t>
                            </w:r>
                            <w:proofErr w:type="spellEnd"/>
                            <w:r w:rsidRPr="002D21CE">
                              <w:rPr>
                                <w:rFonts w:ascii="Consolas" w:eastAsia="Times New Roman" w:hAnsi="Consolas" w:cs="Times New Roman"/>
                                <w:color w:val="CCCCCC"/>
                                <w:sz w:val="21"/>
                                <w:szCs w:val="21"/>
                              </w:rPr>
                              <w:t>))</w:t>
                            </w:r>
                          </w:p>
                          <w:p w14:paraId="2C66651B" w14:textId="47FAD061" w:rsidR="00DB3A22" w:rsidRPr="00836708" w:rsidRDefault="00DB3A22" w:rsidP="00836708">
                            <w:pPr>
                              <w:shd w:val="clear" w:color="auto" w:fill="1F1F1F"/>
                              <w:spacing w:line="285" w:lineRule="atLeast"/>
                              <w:rPr>
                                <w:rFonts w:ascii="Consolas" w:eastAsia="Times New Roman" w:hAnsi="Consolas" w:cs="Times New Roman"/>
                                <w:color w:val="CCCCCC"/>
                                <w:sz w:val="21"/>
                                <w:szCs w:val="21"/>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858064" id="_x0000_s1032" type="#_x0000_t202" style="position:absolute;margin-left:415.15pt;margin-top:29.5pt;width:466.35pt;height:110.6pt;z-index:25166950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">
                <v:textbox style="mso-fit-shape-to-text:t">
                  <w:txbxContent>
                    <w:p w14:paraId="32630BC4" w14:textId="77777777" w:rsidR="002D21CE" w:rsidRPr="002D21CE" w:rsidRDefault="002D21CE" w:rsidP="002D21CE">
                      <w:pPr>
                        <w:shd w:val="clear" w:color="auto" w:fill="1F1F1F"/>
                        <w:spacing w:line="285" w:lineRule="atLeast"/>
                        <w:rPr>
                          <w:rFonts w:ascii="Consolas" w:eastAsia="Times New Roman" w:hAnsi="Consolas" w:cs="Times New Roman"/>
                          <w:color w:val="CCCCCC"/>
                          <w:sz w:val="21"/>
                          <w:szCs w:val="21"/>
                        </w:rPr>
                      </w:pPr>
                      <w:r w:rsidRPr="002D21CE">
                        <w:rPr>
                          <w:rFonts w:ascii="Consolas" w:eastAsia="Times New Roman" w:hAnsi="Consolas" w:cs="Times New Roman"/>
                          <w:color w:val="569CD6"/>
                          <w:sz w:val="21"/>
                          <w:szCs w:val="21"/>
                        </w:rPr>
                        <w:t>def</w:t>
                      </w:r>
                      <w:r w:rsidRPr="002D21CE">
                        <w:rPr>
                          <w:rFonts w:ascii="Consolas" w:eastAsia="Times New Roman" w:hAnsi="Consolas" w:cs="Times New Roman"/>
                          <w:color w:val="CCCCCC"/>
                          <w:sz w:val="21"/>
                          <w:szCs w:val="21"/>
                        </w:rPr>
                        <w:t xml:space="preserve"> </w:t>
                      </w:r>
                      <w:proofErr w:type="spellStart"/>
                      <w:r w:rsidRPr="002D21CE">
                        <w:rPr>
                          <w:rFonts w:ascii="Consolas" w:eastAsia="Times New Roman" w:hAnsi="Consolas" w:cs="Times New Roman"/>
                          <w:color w:val="DCDCAA"/>
                          <w:sz w:val="21"/>
                          <w:szCs w:val="21"/>
                        </w:rPr>
                        <w:t>display_</w:t>
                      </w:r>
                      <w:proofErr w:type="gramStart"/>
                      <w:r w:rsidRPr="002D21CE">
                        <w:rPr>
                          <w:rFonts w:ascii="Consolas" w:eastAsia="Times New Roman" w:hAnsi="Consolas" w:cs="Times New Roman"/>
                          <w:color w:val="DCDCAA"/>
                          <w:sz w:val="21"/>
                          <w:szCs w:val="21"/>
                        </w:rPr>
                        <w:t>data</w:t>
                      </w:r>
                      <w:proofErr w:type="spellEnd"/>
                      <w:r w:rsidRPr="002D21CE">
                        <w:rPr>
                          <w:rFonts w:ascii="Consolas" w:eastAsia="Times New Roman" w:hAnsi="Consolas" w:cs="Times New Roman"/>
                          <w:color w:val="CCCCCC"/>
                          <w:sz w:val="21"/>
                          <w:szCs w:val="21"/>
                        </w:rPr>
                        <w:t>(</w:t>
                      </w:r>
                      <w:proofErr w:type="spellStart"/>
                      <w:proofErr w:type="gramEnd"/>
                      <w:r w:rsidRPr="002D21CE">
                        <w:rPr>
                          <w:rFonts w:ascii="Consolas" w:eastAsia="Times New Roman" w:hAnsi="Consolas" w:cs="Times New Roman"/>
                          <w:color w:val="9CDCFE"/>
                          <w:sz w:val="21"/>
                          <w:szCs w:val="21"/>
                        </w:rPr>
                        <w:t>data_list</w:t>
                      </w:r>
                      <w:proofErr w:type="spellEnd"/>
                      <w:r w:rsidRPr="002D21CE">
                        <w:rPr>
                          <w:rFonts w:ascii="Consolas" w:eastAsia="Times New Roman" w:hAnsi="Consolas" w:cs="Times New Roman"/>
                          <w:color w:val="CCCCCC"/>
                          <w:sz w:val="21"/>
                          <w:szCs w:val="21"/>
                        </w:rPr>
                        <w:t xml:space="preserve">, </w:t>
                      </w:r>
                      <w:r w:rsidRPr="002D21CE">
                        <w:rPr>
                          <w:rFonts w:ascii="Consolas" w:eastAsia="Times New Roman" w:hAnsi="Consolas" w:cs="Times New Roman"/>
                          <w:color w:val="9CDCFE"/>
                          <w:sz w:val="21"/>
                          <w:szCs w:val="21"/>
                        </w:rPr>
                        <w:t>subset</w:t>
                      </w:r>
                      <w:r w:rsidRPr="002D21CE">
                        <w:rPr>
                          <w:rFonts w:ascii="Consolas" w:eastAsia="Times New Roman" w:hAnsi="Consolas" w:cs="Times New Roman"/>
                          <w:color w:val="CCCCCC"/>
                          <w:sz w:val="21"/>
                          <w:szCs w:val="21"/>
                        </w:rPr>
                        <w:t>):</w:t>
                      </w:r>
                    </w:p>
                    <w:p w14:paraId="1CC723AA" w14:textId="77777777" w:rsidR="002D21CE" w:rsidRPr="002D21CE" w:rsidRDefault="002D21CE" w:rsidP="002D21CE">
                      <w:pPr>
                        <w:shd w:val="clear" w:color="auto" w:fill="1F1F1F"/>
                        <w:spacing w:line="285" w:lineRule="atLeast"/>
                        <w:rPr>
                          <w:rFonts w:ascii="Consolas" w:eastAsia="Times New Roman" w:hAnsi="Consolas" w:cs="Times New Roman"/>
                          <w:color w:val="CCCCCC"/>
                          <w:sz w:val="21"/>
                          <w:szCs w:val="21"/>
                        </w:rPr>
                      </w:pPr>
                      <w:r w:rsidRPr="002D21CE">
                        <w:rPr>
                          <w:rFonts w:ascii="Consolas" w:eastAsia="Times New Roman" w:hAnsi="Consolas" w:cs="Times New Roman"/>
                          <w:color w:val="CCCCCC"/>
                          <w:sz w:val="21"/>
                          <w:szCs w:val="21"/>
                        </w:rPr>
                        <w:t xml:space="preserve">    </w:t>
                      </w:r>
                      <w:proofErr w:type="spellStart"/>
                      <w:r w:rsidRPr="002D21CE">
                        <w:rPr>
                          <w:rFonts w:ascii="Consolas" w:eastAsia="Times New Roman" w:hAnsi="Consolas" w:cs="Times New Roman"/>
                          <w:color w:val="9CDCFE"/>
                          <w:sz w:val="21"/>
                          <w:szCs w:val="21"/>
                        </w:rPr>
                        <w:t>temp_list</w:t>
                      </w:r>
                      <w:proofErr w:type="spellEnd"/>
                      <w:r w:rsidRPr="002D21CE">
                        <w:rPr>
                          <w:rFonts w:ascii="Consolas" w:eastAsia="Times New Roman" w:hAnsi="Consolas" w:cs="Times New Roman"/>
                          <w:color w:val="CCCCCC"/>
                          <w:sz w:val="21"/>
                          <w:szCs w:val="21"/>
                        </w:rPr>
                        <w:t xml:space="preserve"> </w:t>
                      </w:r>
                      <w:r w:rsidRPr="002D21CE">
                        <w:rPr>
                          <w:rFonts w:ascii="Consolas" w:eastAsia="Times New Roman" w:hAnsi="Consolas" w:cs="Times New Roman"/>
                          <w:color w:val="D4D4D4"/>
                          <w:sz w:val="21"/>
                          <w:szCs w:val="21"/>
                        </w:rPr>
                        <w:t>=</w:t>
                      </w:r>
                      <w:r w:rsidRPr="002D21CE">
                        <w:rPr>
                          <w:rFonts w:ascii="Consolas" w:eastAsia="Times New Roman" w:hAnsi="Consolas" w:cs="Times New Roman"/>
                          <w:color w:val="CCCCCC"/>
                          <w:sz w:val="21"/>
                          <w:szCs w:val="21"/>
                        </w:rPr>
                        <w:t xml:space="preserve"> []</w:t>
                      </w:r>
                    </w:p>
                    <w:p w14:paraId="1EAFF2D9" w14:textId="77777777" w:rsidR="002D21CE" w:rsidRPr="002D21CE" w:rsidRDefault="002D21CE" w:rsidP="002D21CE">
                      <w:pPr>
                        <w:shd w:val="clear" w:color="auto" w:fill="1F1F1F"/>
                        <w:spacing w:line="285" w:lineRule="atLeast"/>
                        <w:rPr>
                          <w:rFonts w:ascii="Consolas" w:eastAsia="Times New Roman" w:hAnsi="Consolas" w:cs="Times New Roman"/>
                          <w:color w:val="CCCCCC"/>
                          <w:sz w:val="21"/>
                          <w:szCs w:val="21"/>
                        </w:rPr>
                      </w:pPr>
                      <w:r w:rsidRPr="002D21CE">
                        <w:rPr>
                          <w:rFonts w:ascii="Consolas" w:eastAsia="Times New Roman" w:hAnsi="Consolas" w:cs="Times New Roman"/>
                          <w:color w:val="CCCCCC"/>
                          <w:sz w:val="21"/>
                          <w:szCs w:val="21"/>
                        </w:rPr>
                        <w:t xml:space="preserve">    </w:t>
                      </w:r>
                      <w:r w:rsidRPr="002D21CE">
                        <w:rPr>
                          <w:rFonts w:ascii="Consolas" w:eastAsia="Times New Roman" w:hAnsi="Consolas" w:cs="Times New Roman"/>
                          <w:color w:val="C586C0"/>
                          <w:sz w:val="21"/>
                          <w:szCs w:val="21"/>
                        </w:rPr>
                        <w:t>if</w:t>
                      </w:r>
                      <w:r w:rsidRPr="002D21CE">
                        <w:rPr>
                          <w:rFonts w:ascii="Consolas" w:eastAsia="Times New Roman" w:hAnsi="Consolas" w:cs="Times New Roman"/>
                          <w:color w:val="CCCCCC"/>
                          <w:sz w:val="21"/>
                          <w:szCs w:val="21"/>
                        </w:rPr>
                        <w:t xml:space="preserve"> </w:t>
                      </w:r>
                      <w:proofErr w:type="spellStart"/>
                      <w:r w:rsidRPr="002D21CE">
                        <w:rPr>
                          <w:rFonts w:ascii="Consolas" w:eastAsia="Times New Roman" w:hAnsi="Consolas" w:cs="Times New Roman"/>
                          <w:color w:val="DCDCAA"/>
                          <w:sz w:val="21"/>
                          <w:szCs w:val="21"/>
                        </w:rPr>
                        <w:t>len</w:t>
                      </w:r>
                      <w:proofErr w:type="spellEnd"/>
                      <w:r w:rsidRPr="002D21CE">
                        <w:rPr>
                          <w:rFonts w:ascii="Consolas" w:eastAsia="Times New Roman" w:hAnsi="Consolas" w:cs="Times New Roman"/>
                          <w:color w:val="CCCCCC"/>
                          <w:sz w:val="21"/>
                          <w:szCs w:val="21"/>
                        </w:rPr>
                        <w:t>(</w:t>
                      </w:r>
                      <w:r w:rsidRPr="002D21CE">
                        <w:rPr>
                          <w:rFonts w:ascii="Consolas" w:eastAsia="Times New Roman" w:hAnsi="Consolas" w:cs="Times New Roman"/>
                          <w:color w:val="9CDCFE"/>
                          <w:sz w:val="21"/>
                          <w:szCs w:val="21"/>
                        </w:rPr>
                        <w:t>subset</w:t>
                      </w:r>
                      <w:proofErr w:type="gramStart"/>
                      <w:r w:rsidRPr="002D21CE">
                        <w:rPr>
                          <w:rFonts w:ascii="Consolas" w:eastAsia="Times New Roman" w:hAnsi="Consolas" w:cs="Times New Roman"/>
                          <w:color w:val="CCCCCC"/>
                          <w:sz w:val="21"/>
                          <w:szCs w:val="21"/>
                        </w:rPr>
                        <w:t xml:space="preserve">) </w:t>
                      </w:r>
                      <w:r w:rsidRPr="002D21CE">
                        <w:rPr>
                          <w:rFonts w:ascii="Consolas" w:eastAsia="Times New Roman" w:hAnsi="Consolas" w:cs="Times New Roman"/>
                          <w:color w:val="D4D4D4"/>
                          <w:sz w:val="21"/>
                          <w:szCs w:val="21"/>
                        </w:rPr>
                        <w:t>!</w:t>
                      </w:r>
                      <w:proofErr w:type="gramEnd"/>
                      <w:r w:rsidRPr="002D21CE">
                        <w:rPr>
                          <w:rFonts w:ascii="Consolas" w:eastAsia="Times New Roman" w:hAnsi="Consolas" w:cs="Times New Roman"/>
                          <w:color w:val="D4D4D4"/>
                          <w:sz w:val="21"/>
                          <w:szCs w:val="21"/>
                        </w:rPr>
                        <w:t>=</w:t>
                      </w:r>
                      <w:r w:rsidRPr="002D21CE">
                        <w:rPr>
                          <w:rFonts w:ascii="Consolas" w:eastAsia="Times New Roman" w:hAnsi="Consolas" w:cs="Times New Roman"/>
                          <w:color w:val="CCCCCC"/>
                          <w:sz w:val="21"/>
                          <w:szCs w:val="21"/>
                        </w:rPr>
                        <w:t xml:space="preserve"> </w:t>
                      </w:r>
                      <w:r w:rsidRPr="002D21CE">
                        <w:rPr>
                          <w:rFonts w:ascii="Consolas" w:eastAsia="Times New Roman" w:hAnsi="Consolas" w:cs="Times New Roman"/>
                          <w:color w:val="B5CEA8"/>
                          <w:sz w:val="21"/>
                          <w:szCs w:val="21"/>
                        </w:rPr>
                        <w:t>0</w:t>
                      </w:r>
                      <w:r w:rsidRPr="002D21CE">
                        <w:rPr>
                          <w:rFonts w:ascii="Consolas" w:eastAsia="Times New Roman" w:hAnsi="Consolas" w:cs="Times New Roman"/>
                          <w:color w:val="CCCCCC"/>
                          <w:sz w:val="21"/>
                          <w:szCs w:val="21"/>
                        </w:rPr>
                        <w:t>:</w:t>
                      </w:r>
                    </w:p>
                    <w:p w14:paraId="5F042A40" w14:textId="77777777" w:rsidR="002D21CE" w:rsidRPr="002D21CE" w:rsidRDefault="002D21CE" w:rsidP="002D21CE">
                      <w:pPr>
                        <w:shd w:val="clear" w:color="auto" w:fill="1F1F1F"/>
                        <w:spacing w:line="285" w:lineRule="atLeast"/>
                        <w:rPr>
                          <w:rFonts w:ascii="Consolas" w:eastAsia="Times New Roman" w:hAnsi="Consolas" w:cs="Times New Roman"/>
                          <w:color w:val="CCCCCC"/>
                          <w:sz w:val="21"/>
                          <w:szCs w:val="21"/>
                        </w:rPr>
                      </w:pPr>
                      <w:r w:rsidRPr="002D21CE">
                        <w:rPr>
                          <w:rFonts w:ascii="Consolas" w:eastAsia="Times New Roman" w:hAnsi="Consolas" w:cs="Times New Roman"/>
                          <w:color w:val="CCCCCC"/>
                          <w:sz w:val="21"/>
                          <w:szCs w:val="21"/>
                        </w:rPr>
                        <w:t xml:space="preserve">        </w:t>
                      </w:r>
                      <w:r w:rsidRPr="002D21CE">
                        <w:rPr>
                          <w:rFonts w:ascii="Consolas" w:eastAsia="Times New Roman" w:hAnsi="Consolas" w:cs="Times New Roman"/>
                          <w:color w:val="C586C0"/>
                          <w:sz w:val="21"/>
                          <w:szCs w:val="21"/>
                        </w:rPr>
                        <w:t>for</w:t>
                      </w:r>
                      <w:r w:rsidRPr="002D21CE">
                        <w:rPr>
                          <w:rFonts w:ascii="Consolas" w:eastAsia="Times New Roman" w:hAnsi="Consolas" w:cs="Times New Roman"/>
                          <w:color w:val="CCCCCC"/>
                          <w:sz w:val="21"/>
                          <w:szCs w:val="21"/>
                        </w:rPr>
                        <w:t xml:space="preserve"> </w:t>
                      </w:r>
                      <w:proofErr w:type="spellStart"/>
                      <w:r w:rsidRPr="002D21CE">
                        <w:rPr>
                          <w:rFonts w:ascii="Consolas" w:eastAsia="Times New Roman" w:hAnsi="Consolas" w:cs="Times New Roman"/>
                          <w:color w:val="9CDCFE"/>
                          <w:sz w:val="21"/>
                          <w:szCs w:val="21"/>
                        </w:rPr>
                        <w:t>i</w:t>
                      </w:r>
                      <w:proofErr w:type="spellEnd"/>
                      <w:r w:rsidRPr="002D21CE">
                        <w:rPr>
                          <w:rFonts w:ascii="Consolas" w:eastAsia="Times New Roman" w:hAnsi="Consolas" w:cs="Times New Roman"/>
                          <w:color w:val="CCCCCC"/>
                          <w:sz w:val="21"/>
                          <w:szCs w:val="21"/>
                        </w:rPr>
                        <w:t xml:space="preserve"> </w:t>
                      </w:r>
                      <w:r w:rsidRPr="002D21CE">
                        <w:rPr>
                          <w:rFonts w:ascii="Consolas" w:eastAsia="Times New Roman" w:hAnsi="Consolas" w:cs="Times New Roman"/>
                          <w:color w:val="C586C0"/>
                          <w:sz w:val="21"/>
                          <w:szCs w:val="21"/>
                        </w:rPr>
                        <w:t>in</w:t>
                      </w:r>
                      <w:r w:rsidRPr="002D21CE">
                        <w:rPr>
                          <w:rFonts w:ascii="Consolas" w:eastAsia="Times New Roman" w:hAnsi="Consolas" w:cs="Times New Roman"/>
                          <w:color w:val="CCCCCC"/>
                          <w:sz w:val="21"/>
                          <w:szCs w:val="21"/>
                        </w:rPr>
                        <w:t xml:space="preserve"> </w:t>
                      </w:r>
                      <w:proofErr w:type="spellStart"/>
                      <w:r w:rsidRPr="002D21CE">
                        <w:rPr>
                          <w:rFonts w:ascii="Consolas" w:eastAsia="Times New Roman" w:hAnsi="Consolas" w:cs="Times New Roman"/>
                          <w:color w:val="9CDCFE"/>
                          <w:sz w:val="21"/>
                          <w:szCs w:val="21"/>
                        </w:rPr>
                        <w:t>data_list</w:t>
                      </w:r>
                      <w:proofErr w:type="spellEnd"/>
                      <w:r w:rsidRPr="002D21CE">
                        <w:rPr>
                          <w:rFonts w:ascii="Consolas" w:eastAsia="Times New Roman" w:hAnsi="Consolas" w:cs="Times New Roman"/>
                          <w:color w:val="CCCCCC"/>
                          <w:sz w:val="21"/>
                          <w:szCs w:val="21"/>
                        </w:rPr>
                        <w:t>:</w:t>
                      </w:r>
                    </w:p>
                    <w:p w14:paraId="3DD5B4AA" w14:textId="77777777" w:rsidR="002D21CE" w:rsidRPr="002D21CE" w:rsidRDefault="002D21CE" w:rsidP="002D21CE">
                      <w:pPr>
                        <w:shd w:val="clear" w:color="auto" w:fill="1F1F1F"/>
                        <w:spacing w:line="285" w:lineRule="atLeast"/>
                        <w:rPr>
                          <w:rFonts w:ascii="Consolas" w:eastAsia="Times New Roman" w:hAnsi="Consolas" w:cs="Times New Roman"/>
                          <w:color w:val="CCCCCC"/>
                          <w:sz w:val="21"/>
                          <w:szCs w:val="21"/>
                        </w:rPr>
                      </w:pPr>
                      <w:r w:rsidRPr="002D21CE">
                        <w:rPr>
                          <w:rFonts w:ascii="Consolas" w:eastAsia="Times New Roman" w:hAnsi="Consolas" w:cs="Times New Roman"/>
                          <w:color w:val="CCCCCC"/>
                          <w:sz w:val="21"/>
                          <w:szCs w:val="21"/>
                        </w:rPr>
                        <w:t xml:space="preserve">            </w:t>
                      </w:r>
                      <w:r w:rsidRPr="002D21CE">
                        <w:rPr>
                          <w:rFonts w:ascii="Consolas" w:eastAsia="Times New Roman" w:hAnsi="Consolas" w:cs="Times New Roman"/>
                          <w:color w:val="C586C0"/>
                          <w:sz w:val="21"/>
                          <w:szCs w:val="21"/>
                        </w:rPr>
                        <w:t>if</w:t>
                      </w:r>
                      <w:r w:rsidRPr="002D21CE">
                        <w:rPr>
                          <w:rFonts w:ascii="Consolas" w:eastAsia="Times New Roman" w:hAnsi="Consolas" w:cs="Times New Roman"/>
                          <w:color w:val="CCCCCC"/>
                          <w:sz w:val="21"/>
                          <w:szCs w:val="21"/>
                        </w:rPr>
                        <w:t xml:space="preserve"> </w:t>
                      </w:r>
                      <w:proofErr w:type="spellStart"/>
                      <w:proofErr w:type="gramStart"/>
                      <w:r w:rsidRPr="002D21CE">
                        <w:rPr>
                          <w:rFonts w:ascii="Consolas" w:eastAsia="Times New Roman" w:hAnsi="Consolas" w:cs="Times New Roman"/>
                          <w:color w:val="9CDCFE"/>
                          <w:sz w:val="21"/>
                          <w:szCs w:val="21"/>
                        </w:rPr>
                        <w:t>i</w:t>
                      </w:r>
                      <w:proofErr w:type="spellEnd"/>
                      <w:r w:rsidRPr="002D21CE">
                        <w:rPr>
                          <w:rFonts w:ascii="Consolas" w:eastAsia="Times New Roman" w:hAnsi="Consolas" w:cs="Times New Roman"/>
                          <w:color w:val="CCCCCC"/>
                          <w:sz w:val="21"/>
                          <w:szCs w:val="21"/>
                        </w:rPr>
                        <w:t>[</w:t>
                      </w:r>
                      <w:proofErr w:type="gramEnd"/>
                      <w:r w:rsidRPr="002D21CE">
                        <w:rPr>
                          <w:rFonts w:ascii="Consolas" w:eastAsia="Times New Roman" w:hAnsi="Consolas" w:cs="Times New Roman"/>
                          <w:color w:val="B5CEA8"/>
                          <w:sz w:val="21"/>
                          <w:szCs w:val="21"/>
                        </w:rPr>
                        <w:t>1</w:t>
                      </w:r>
                      <w:r w:rsidRPr="002D21CE">
                        <w:rPr>
                          <w:rFonts w:ascii="Consolas" w:eastAsia="Times New Roman" w:hAnsi="Consolas" w:cs="Times New Roman"/>
                          <w:color w:val="CCCCCC"/>
                          <w:sz w:val="21"/>
                          <w:szCs w:val="21"/>
                        </w:rPr>
                        <w:t xml:space="preserve">] </w:t>
                      </w:r>
                      <w:r w:rsidRPr="002D21CE">
                        <w:rPr>
                          <w:rFonts w:ascii="Consolas" w:eastAsia="Times New Roman" w:hAnsi="Consolas" w:cs="Times New Roman"/>
                          <w:color w:val="569CD6"/>
                          <w:sz w:val="21"/>
                          <w:szCs w:val="21"/>
                        </w:rPr>
                        <w:t>in</w:t>
                      </w:r>
                      <w:r w:rsidRPr="002D21CE">
                        <w:rPr>
                          <w:rFonts w:ascii="Consolas" w:eastAsia="Times New Roman" w:hAnsi="Consolas" w:cs="Times New Roman"/>
                          <w:color w:val="CCCCCC"/>
                          <w:sz w:val="21"/>
                          <w:szCs w:val="21"/>
                        </w:rPr>
                        <w:t xml:space="preserve"> </w:t>
                      </w:r>
                      <w:r w:rsidRPr="002D21CE">
                        <w:rPr>
                          <w:rFonts w:ascii="Consolas" w:eastAsia="Times New Roman" w:hAnsi="Consolas" w:cs="Times New Roman"/>
                          <w:color w:val="9CDCFE"/>
                          <w:sz w:val="21"/>
                          <w:szCs w:val="21"/>
                        </w:rPr>
                        <w:t>subset</w:t>
                      </w:r>
                      <w:r w:rsidRPr="002D21CE">
                        <w:rPr>
                          <w:rFonts w:ascii="Consolas" w:eastAsia="Times New Roman" w:hAnsi="Consolas" w:cs="Times New Roman"/>
                          <w:color w:val="CCCCCC"/>
                          <w:sz w:val="21"/>
                          <w:szCs w:val="21"/>
                        </w:rPr>
                        <w:t>:</w:t>
                      </w:r>
                    </w:p>
                    <w:p w14:paraId="4A80A850" w14:textId="77777777" w:rsidR="002D21CE" w:rsidRPr="002D21CE" w:rsidRDefault="002D21CE" w:rsidP="002D21CE">
                      <w:pPr>
                        <w:shd w:val="clear" w:color="auto" w:fill="1F1F1F"/>
                        <w:spacing w:line="285" w:lineRule="atLeast"/>
                        <w:rPr>
                          <w:rFonts w:ascii="Consolas" w:eastAsia="Times New Roman" w:hAnsi="Consolas" w:cs="Times New Roman"/>
                          <w:color w:val="CCCCCC"/>
                          <w:sz w:val="21"/>
                          <w:szCs w:val="21"/>
                        </w:rPr>
                      </w:pPr>
                      <w:r w:rsidRPr="002D21CE">
                        <w:rPr>
                          <w:rFonts w:ascii="Consolas" w:eastAsia="Times New Roman" w:hAnsi="Consolas" w:cs="Times New Roman"/>
                          <w:color w:val="CCCCCC"/>
                          <w:sz w:val="21"/>
                          <w:szCs w:val="21"/>
                        </w:rPr>
                        <w:t xml:space="preserve">                </w:t>
                      </w:r>
                      <w:proofErr w:type="spellStart"/>
                      <w:r w:rsidRPr="002D21CE">
                        <w:rPr>
                          <w:rFonts w:ascii="Consolas" w:eastAsia="Times New Roman" w:hAnsi="Consolas" w:cs="Times New Roman"/>
                          <w:color w:val="9CDCFE"/>
                          <w:sz w:val="21"/>
                          <w:szCs w:val="21"/>
                        </w:rPr>
                        <w:t>temp_</w:t>
                      </w:r>
                      <w:proofErr w:type="gramStart"/>
                      <w:r w:rsidRPr="002D21CE">
                        <w:rPr>
                          <w:rFonts w:ascii="Consolas" w:eastAsia="Times New Roman" w:hAnsi="Consolas" w:cs="Times New Roman"/>
                          <w:color w:val="9CDCFE"/>
                          <w:sz w:val="21"/>
                          <w:szCs w:val="21"/>
                        </w:rPr>
                        <w:t>list</w:t>
                      </w:r>
                      <w:r w:rsidRPr="002D21CE">
                        <w:rPr>
                          <w:rFonts w:ascii="Consolas" w:eastAsia="Times New Roman" w:hAnsi="Consolas" w:cs="Times New Roman"/>
                          <w:color w:val="CCCCCC"/>
                          <w:sz w:val="21"/>
                          <w:szCs w:val="21"/>
                        </w:rPr>
                        <w:t>.</w:t>
                      </w:r>
                      <w:r w:rsidRPr="002D21CE">
                        <w:rPr>
                          <w:rFonts w:ascii="Consolas" w:eastAsia="Times New Roman" w:hAnsi="Consolas" w:cs="Times New Roman"/>
                          <w:color w:val="DCDCAA"/>
                          <w:sz w:val="21"/>
                          <w:szCs w:val="21"/>
                        </w:rPr>
                        <w:t>append</w:t>
                      </w:r>
                      <w:proofErr w:type="spellEnd"/>
                      <w:proofErr w:type="gramEnd"/>
                      <w:r w:rsidRPr="002D21CE">
                        <w:rPr>
                          <w:rFonts w:ascii="Consolas" w:eastAsia="Times New Roman" w:hAnsi="Consolas" w:cs="Times New Roman"/>
                          <w:color w:val="CCCCCC"/>
                          <w:sz w:val="21"/>
                          <w:szCs w:val="21"/>
                        </w:rPr>
                        <w:t>(</w:t>
                      </w:r>
                      <w:proofErr w:type="spellStart"/>
                      <w:r w:rsidRPr="002D21CE">
                        <w:rPr>
                          <w:rFonts w:ascii="Consolas" w:eastAsia="Times New Roman" w:hAnsi="Consolas" w:cs="Times New Roman"/>
                          <w:color w:val="9CDCFE"/>
                          <w:sz w:val="21"/>
                          <w:szCs w:val="21"/>
                        </w:rPr>
                        <w:t>i</w:t>
                      </w:r>
                      <w:proofErr w:type="spellEnd"/>
                      <w:r w:rsidRPr="002D21CE">
                        <w:rPr>
                          <w:rFonts w:ascii="Consolas" w:eastAsia="Times New Roman" w:hAnsi="Consolas" w:cs="Times New Roman"/>
                          <w:color w:val="CCCCCC"/>
                          <w:sz w:val="21"/>
                          <w:szCs w:val="21"/>
                        </w:rPr>
                        <w:t>)</w:t>
                      </w:r>
                    </w:p>
                    <w:p w14:paraId="44C5D4A3" w14:textId="77777777" w:rsidR="002D21CE" w:rsidRPr="002D21CE" w:rsidRDefault="002D21CE" w:rsidP="002D21CE">
                      <w:pPr>
                        <w:shd w:val="clear" w:color="auto" w:fill="1F1F1F"/>
                        <w:spacing w:line="285" w:lineRule="atLeast"/>
                        <w:rPr>
                          <w:rFonts w:ascii="Consolas" w:eastAsia="Times New Roman" w:hAnsi="Consolas" w:cs="Times New Roman"/>
                          <w:color w:val="CCCCCC"/>
                          <w:sz w:val="21"/>
                          <w:szCs w:val="21"/>
                        </w:rPr>
                      </w:pPr>
                      <w:r w:rsidRPr="002D21CE">
                        <w:rPr>
                          <w:rFonts w:ascii="Consolas" w:eastAsia="Times New Roman" w:hAnsi="Consolas" w:cs="Times New Roman"/>
                          <w:color w:val="CCCCCC"/>
                          <w:sz w:val="21"/>
                          <w:szCs w:val="21"/>
                        </w:rPr>
                        <w:t xml:space="preserve">        </w:t>
                      </w:r>
                      <w:proofErr w:type="spellStart"/>
                      <w:r w:rsidRPr="002D21CE">
                        <w:rPr>
                          <w:rFonts w:ascii="Consolas" w:eastAsia="Times New Roman" w:hAnsi="Consolas" w:cs="Times New Roman"/>
                          <w:color w:val="9CDCFE"/>
                          <w:sz w:val="21"/>
                          <w:szCs w:val="21"/>
                        </w:rPr>
                        <w:t>data_list</w:t>
                      </w:r>
                      <w:proofErr w:type="spellEnd"/>
                      <w:r w:rsidRPr="002D21CE">
                        <w:rPr>
                          <w:rFonts w:ascii="Consolas" w:eastAsia="Times New Roman" w:hAnsi="Consolas" w:cs="Times New Roman"/>
                          <w:color w:val="CCCCCC"/>
                          <w:sz w:val="21"/>
                          <w:szCs w:val="21"/>
                        </w:rPr>
                        <w:t xml:space="preserve"> </w:t>
                      </w:r>
                      <w:r w:rsidRPr="002D21CE">
                        <w:rPr>
                          <w:rFonts w:ascii="Consolas" w:eastAsia="Times New Roman" w:hAnsi="Consolas" w:cs="Times New Roman"/>
                          <w:color w:val="D4D4D4"/>
                          <w:sz w:val="21"/>
                          <w:szCs w:val="21"/>
                        </w:rPr>
                        <w:t>=</w:t>
                      </w:r>
                      <w:r w:rsidRPr="002D21CE">
                        <w:rPr>
                          <w:rFonts w:ascii="Consolas" w:eastAsia="Times New Roman" w:hAnsi="Consolas" w:cs="Times New Roman"/>
                          <w:color w:val="CCCCCC"/>
                          <w:sz w:val="21"/>
                          <w:szCs w:val="21"/>
                        </w:rPr>
                        <w:t xml:space="preserve"> </w:t>
                      </w:r>
                      <w:proofErr w:type="spellStart"/>
                      <w:r w:rsidRPr="002D21CE">
                        <w:rPr>
                          <w:rFonts w:ascii="Consolas" w:eastAsia="Times New Roman" w:hAnsi="Consolas" w:cs="Times New Roman"/>
                          <w:color w:val="9CDCFE"/>
                          <w:sz w:val="21"/>
                          <w:szCs w:val="21"/>
                        </w:rPr>
                        <w:t>temp_list</w:t>
                      </w:r>
                      <w:proofErr w:type="spellEnd"/>
                    </w:p>
                    <w:p w14:paraId="747B474E" w14:textId="77777777" w:rsidR="002D21CE" w:rsidRPr="002D21CE" w:rsidRDefault="002D21CE" w:rsidP="002D21CE">
                      <w:pPr>
                        <w:shd w:val="clear" w:color="auto" w:fill="1F1F1F"/>
                        <w:spacing w:line="285" w:lineRule="atLeast"/>
                        <w:rPr>
                          <w:rFonts w:ascii="Consolas" w:eastAsia="Times New Roman" w:hAnsi="Consolas" w:cs="Times New Roman"/>
                          <w:color w:val="CCCCCC"/>
                          <w:sz w:val="21"/>
                          <w:szCs w:val="21"/>
                        </w:rPr>
                      </w:pPr>
                    </w:p>
                    <w:p w14:paraId="386B703A" w14:textId="77777777" w:rsidR="002D21CE" w:rsidRPr="002D21CE" w:rsidRDefault="002D21CE" w:rsidP="002D21CE">
                      <w:pPr>
                        <w:shd w:val="clear" w:color="auto" w:fill="1F1F1F"/>
                        <w:spacing w:line="285" w:lineRule="atLeast"/>
                        <w:rPr>
                          <w:rFonts w:ascii="Consolas" w:eastAsia="Times New Roman" w:hAnsi="Consolas" w:cs="Times New Roman"/>
                          <w:color w:val="CCCCCC"/>
                          <w:sz w:val="21"/>
                          <w:szCs w:val="21"/>
                        </w:rPr>
                      </w:pPr>
                      <w:r w:rsidRPr="002D21CE">
                        <w:rPr>
                          <w:rFonts w:ascii="Consolas" w:eastAsia="Times New Roman" w:hAnsi="Consolas" w:cs="Times New Roman"/>
                          <w:color w:val="CCCCCC"/>
                          <w:sz w:val="21"/>
                          <w:szCs w:val="21"/>
                        </w:rPr>
                        <w:t xml:space="preserve">    </w:t>
                      </w:r>
                      <w:r w:rsidRPr="002D21CE">
                        <w:rPr>
                          <w:rFonts w:ascii="Consolas" w:eastAsia="Times New Roman" w:hAnsi="Consolas" w:cs="Times New Roman"/>
                          <w:color w:val="9CDCFE"/>
                          <w:sz w:val="21"/>
                          <w:szCs w:val="21"/>
                        </w:rPr>
                        <w:t>fig</w:t>
                      </w:r>
                      <w:r w:rsidRPr="002D21CE">
                        <w:rPr>
                          <w:rFonts w:ascii="Consolas" w:eastAsia="Times New Roman" w:hAnsi="Consolas" w:cs="Times New Roman"/>
                          <w:color w:val="CCCCCC"/>
                          <w:sz w:val="21"/>
                          <w:szCs w:val="21"/>
                        </w:rPr>
                        <w:t xml:space="preserve">, </w:t>
                      </w:r>
                      <w:r w:rsidRPr="002D21CE">
                        <w:rPr>
                          <w:rFonts w:ascii="Consolas" w:eastAsia="Times New Roman" w:hAnsi="Consolas" w:cs="Times New Roman"/>
                          <w:color w:val="9CDCFE"/>
                          <w:sz w:val="21"/>
                          <w:szCs w:val="21"/>
                        </w:rPr>
                        <w:t>ax</w:t>
                      </w:r>
                      <w:r w:rsidRPr="002D21CE">
                        <w:rPr>
                          <w:rFonts w:ascii="Consolas" w:eastAsia="Times New Roman" w:hAnsi="Consolas" w:cs="Times New Roman"/>
                          <w:color w:val="CCCCCC"/>
                          <w:sz w:val="21"/>
                          <w:szCs w:val="21"/>
                        </w:rPr>
                        <w:t xml:space="preserve"> </w:t>
                      </w:r>
                      <w:r w:rsidRPr="002D21CE">
                        <w:rPr>
                          <w:rFonts w:ascii="Consolas" w:eastAsia="Times New Roman" w:hAnsi="Consolas" w:cs="Times New Roman"/>
                          <w:color w:val="D4D4D4"/>
                          <w:sz w:val="21"/>
                          <w:szCs w:val="21"/>
                        </w:rPr>
                        <w:t>=</w:t>
                      </w:r>
                      <w:r w:rsidRPr="002D21CE">
                        <w:rPr>
                          <w:rFonts w:ascii="Consolas" w:eastAsia="Times New Roman" w:hAnsi="Consolas" w:cs="Times New Roman"/>
                          <w:color w:val="CCCCCC"/>
                          <w:sz w:val="21"/>
                          <w:szCs w:val="21"/>
                        </w:rPr>
                        <w:t xml:space="preserve"> </w:t>
                      </w:r>
                      <w:proofErr w:type="spellStart"/>
                      <w:proofErr w:type="gramStart"/>
                      <w:r w:rsidRPr="002D21CE">
                        <w:rPr>
                          <w:rFonts w:ascii="Consolas" w:eastAsia="Times New Roman" w:hAnsi="Consolas" w:cs="Times New Roman"/>
                          <w:color w:val="4EC9B0"/>
                          <w:sz w:val="21"/>
                          <w:szCs w:val="21"/>
                        </w:rPr>
                        <w:t>plt</w:t>
                      </w:r>
                      <w:r w:rsidRPr="002D21CE">
                        <w:rPr>
                          <w:rFonts w:ascii="Consolas" w:eastAsia="Times New Roman" w:hAnsi="Consolas" w:cs="Times New Roman"/>
                          <w:color w:val="CCCCCC"/>
                          <w:sz w:val="21"/>
                          <w:szCs w:val="21"/>
                        </w:rPr>
                        <w:t>.</w:t>
                      </w:r>
                      <w:r w:rsidRPr="002D21CE">
                        <w:rPr>
                          <w:rFonts w:ascii="Consolas" w:eastAsia="Times New Roman" w:hAnsi="Consolas" w:cs="Times New Roman"/>
                          <w:color w:val="DCDCAA"/>
                          <w:sz w:val="21"/>
                          <w:szCs w:val="21"/>
                        </w:rPr>
                        <w:t>subplots</w:t>
                      </w:r>
                      <w:proofErr w:type="spellEnd"/>
                      <w:proofErr w:type="gramEnd"/>
                      <w:r w:rsidRPr="002D21CE">
                        <w:rPr>
                          <w:rFonts w:ascii="Consolas" w:eastAsia="Times New Roman" w:hAnsi="Consolas" w:cs="Times New Roman"/>
                          <w:color w:val="CCCCCC"/>
                          <w:sz w:val="21"/>
                          <w:szCs w:val="21"/>
                        </w:rPr>
                        <w:t>()</w:t>
                      </w:r>
                    </w:p>
                    <w:p w14:paraId="0CBD2256" w14:textId="77777777" w:rsidR="002D21CE" w:rsidRPr="002D21CE" w:rsidRDefault="002D21CE" w:rsidP="002D21CE">
                      <w:pPr>
                        <w:shd w:val="clear" w:color="auto" w:fill="1F1F1F"/>
                        <w:spacing w:line="285" w:lineRule="atLeast"/>
                        <w:rPr>
                          <w:rFonts w:ascii="Consolas" w:eastAsia="Times New Roman" w:hAnsi="Consolas" w:cs="Times New Roman"/>
                          <w:color w:val="CCCCCC"/>
                          <w:sz w:val="21"/>
                          <w:szCs w:val="21"/>
                        </w:rPr>
                      </w:pPr>
                      <w:r w:rsidRPr="002D21CE">
                        <w:rPr>
                          <w:rFonts w:ascii="Consolas" w:eastAsia="Times New Roman" w:hAnsi="Consolas" w:cs="Times New Roman"/>
                          <w:color w:val="CCCCCC"/>
                          <w:sz w:val="21"/>
                          <w:szCs w:val="21"/>
                        </w:rPr>
                        <w:t xml:space="preserve">    </w:t>
                      </w:r>
                      <w:r w:rsidRPr="002D21CE">
                        <w:rPr>
                          <w:rFonts w:ascii="Consolas" w:eastAsia="Times New Roman" w:hAnsi="Consolas" w:cs="Times New Roman"/>
                          <w:color w:val="569CD6"/>
                          <w:sz w:val="21"/>
                          <w:szCs w:val="21"/>
                        </w:rPr>
                        <w:t>def</w:t>
                      </w:r>
                      <w:r w:rsidRPr="002D21CE">
                        <w:rPr>
                          <w:rFonts w:ascii="Consolas" w:eastAsia="Times New Roman" w:hAnsi="Consolas" w:cs="Times New Roman"/>
                          <w:color w:val="CCCCCC"/>
                          <w:sz w:val="21"/>
                          <w:szCs w:val="21"/>
                        </w:rPr>
                        <w:t xml:space="preserve"> </w:t>
                      </w:r>
                      <w:proofErr w:type="spellStart"/>
                      <w:r w:rsidRPr="002D21CE">
                        <w:rPr>
                          <w:rFonts w:ascii="Consolas" w:eastAsia="Times New Roman" w:hAnsi="Consolas" w:cs="Times New Roman"/>
                          <w:color w:val="DCDCAA"/>
                          <w:sz w:val="21"/>
                          <w:szCs w:val="21"/>
                        </w:rPr>
                        <w:t>add_</w:t>
                      </w:r>
                      <w:proofErr w:type="gramStart"/>
                      <w:r w:rsidRPr="002D21CE">
                        <w:rPr>
                          <w:rFonts w:ascii="Consolas" w:eastAsia="Times New Roman" w:hAnsi="Consolas" w:cs="Times New Roman"/>
                          <w:color w:val="DCDCAA"/>
                          <w:sz w:val="21"/>
                          <w:szCs w:val="21"/>
                        </w:rPr>
                        <w:t>scatter</w:t>
                      </w:r>
                      <w:proofErr w:type="spellEnd"/>
                      <w:r w:rsidRPr="002D21CE">
                        <w:rPr>
                          <w:rFonts w:ascii="Consolas" w:eastAsia="Times New Roman" w:hAnsi="Consolas" w:cs="Times New Roman"/>
                          <w:color w:val="CCCCCC"/>
                          <w:sz w:val="21"/>
                          <w:szCs w:val="21"/>
                        </w:rPr>
                        <w:t>(</w:t>
                      </w:r>
                      <w:proofErr w:type="spellStart"/>
                      <w:proofErr w:type="gramEnd"/>
                      <w:r w:rsidRPr="002D21CE">
                        <w:rPr>
                          <w:rFonts w:ascii="Consolas" w:eastAsia="Times New Roman" w:hAnsi="Consolas" w:cs="Times New Roman"/>
                          <w:color w:val="9CDCFE"/>
                          <w:sz w:val="21"/>
                          <w:szCs w:val="21"/>
                        </w:rPr>
                        <w:t>x</w:t>
                      </w:r>
                      <w:r w:rsidRPr="002D21CE">
                        <w:rPr>
                          <w:rFonts w:ascii="Consolas" w:eastAsia="Times New Roman" w:hAnsi="Consolas" w:cs="Times New Roman"/>
                          <w:color w:val="CCCCCC"/>
                          <w:sz w:val="21"/>
                          <w:szCs w:val="21"/>
                        </w:rPr>
                        <w:t>,</w:t>
                      </w:r>
                      <w:r w:rsidRPr="002D21CE">
                        <w:rPr>
                          <w:rFonts w:ascii="Consolas" w:eastAsia="Times New Roman" w:hAnsi="Consolas" w:cs="Times New Roman"/>
                          <w:color w:val="9CDCFE"/>
                          <w:sz w:val="21"/>
                          <w:szCs w:val="21"/>
                        </w:rPr>
                        <w:t>y</w:t>
                      </w:r>
                      <w:proofErr w:type="spellEnd"/>
                      <w:r w:rsidRPr="002D21CE">
                        <w:rPr>
                          <w:rFonts w:ascii="Consolas" w:eastAsia="Times New Roman" w:hAnsi="Consolas" w:cs="Times New Roman"/>
                          <w:color w:val="CCCCCC"/>
                          <w:sz w:val="21"/>
                          <w:szCs w:val="21"/>
                        </w:rPr>
                        <w:t xml:space="preserve">, </w:t>
                      </w:r>
                      <w:r w:rsidRPr="002D21CE">
                        <w:rPr>
                          <w:rFonts w:ascii="Consolas" w:eastAsia="Times New Roman" w:hAnsi="Consolas" w:cs="Times New Roman"/>
                          <w:color w:val="9CDCFE"/>
                          <w:sz w:val="21"/>
                          <w:szCs w:val="21"/>
                        </w:rPr>
                        <w:t>color</w:t>
                      </w:r>
                      <w:r w:rsidRPr="002D21CE">
                        <w:rPr>
                          <w:rFonts w:ascii="Consolas" w:eastAsia="Times New Roman" w:hAnsi="Consolas" w:cs="Times New Roman"/>
                          <w:color w:val="CCCCCC"/>
                          <w:sz w:val="21"/>
                          <w:szCs w:val="21"/>
                        </w:rPr>
                        <w:t>):</w:t>
                      </w:r>
                    </w:p>
                    <w:p w14:paraId="4EDAF8BC" w14:textId="77777777" w:rsidR="002D21CE" w:rsidRPr="002D21CE" w:rsidRDefault="002D21CE" w:rsidP="002D21CE">
                      <w:pPr>
                        <w:shd w:val="clear" w:color="auto" w:fill="1F1F1F"/>
                        <w:spacing w:line="285" w:lineRule="atLeast"/>
                        <w:rPr>
                          <w:rFonts w:ascii="Consolas" w:eastAsia="Times New Roman" w:hAnsi="Consolas" w:cs="Times New Roman"/>
                          <w:color w:val="CCCCCC"/>
                          <w:sz w:val="21"/>
                          <w:szCs w:val="21"/>
                        </w:rPr>
                      </w:pPr>
                      <w:r w:rsidRPr="002D21CE">
                        <w:rPr>
                          <w:rFonts w:ascii="Consolas" w:eastAsia="Times New Roman" w:hAnsi="Consolas" w:cs="Times New Roman"/>
                          <w:color w:val="CCCCCC"/>
                          <w:sz w:val="21"/>
                          <w:szCs w:val="21"/>
                        </w:rPr>
                        <w:t xml:space="preserve">        </w:t>
                      </w:r>
                      <w:proofErr w:type="spellStart"/>
                      <w:proofErr w:type="gramStart"/>
                      <w:r w:rsidRPr="002D21CE">
                        <w:rPr>
                          <w:rFonts w:ascii="Consolas" w:eastAsia="Times New Roman" w:hAnsi="Consolas" w:cs="Times New Roman"/>
                          <w:color w:val="9CDCFE"/>
                          <w:sz w:val="21"/>
                          <w:szCs w:val="21"/>
                        </w:rPr>
                        <w:t>ax</w:t>
                      </w:r>
                      <w:r w:rsidRPr="002D21CE">
                        <w:rPr>
                          <w:rFonts w:ascii="Consolas" w:eastAsia="Times New Roman" w:hAnsi="Consolas" w:cs="Times New Roman"/>
                          <w:color w:val="CCCCCC"/>
                          <w:sz w:val="21"/>
                          <w:szCs w:val="21"/>
                        </w:rPr>
                        <w:t>.</w:t>
                      </w:r>
                      <w:r w:rsidRPr="002D21CE">
                        <w:rPr>
                          <w:rFonts w:ascii="Consolas" w:eastAsia="Times New Roman" w:hAnsi="Consolas" w:cs="Times New Roman"/>
                          <w:color w:val="DCDCAA"/>
                          <w:sz w:val="21"/>
                          <w:szCs w:val="21"/>
                        </w:rPr>
                        <w:t>scatter</w:t>
                      </w:r>
                      <w:proofErr w:type="spellEnd"/>
                      <w:proofErr w:type="gramEnd"/>
                      <w:r w:rsidRPr="002D21CE">
                        <w:rPr>
                          <w:rFonts w:ascii="Consolas" w:eastAsia="Times New Roman" w:hAnsi="Consolas" w:cs="Times New Roman"/>
                          <w:color w:val="CCCCCC"/>
                          <w:sz w:val="21"/>
                          <w:szCs w:val="21"/>
                        </w:rPr>
                        <w:t>(</w:t>
                      </w:r>
                      <w:r w:rsidRPr="002D21CE">
                        <w:rPr>
                          <w:rFonts w:ascii="Consolas" w:eastAsia="Times New Roman" w:hAnsi="Consolas" w:cs="Times New Roman"/>
                          <w:color w:val="9CDCFE"/>
                          <w:sz w:val="21"/>
                          <w:szCs w:val="21"/>
                        </w:rPr>
                        <w:t>x</w:t>
                      </w:r>
                      <w:r w:rsidRPr="002D21CE">
                        <w:rPr>
                          <w:rFonts w:ascii="Consolas" w:eastAsia="Times New Roman" w:hAnsi="Consolas" w:cs="Times New Roman"/>
                          <w:color w:val="CCCCCC"/>
                          <w:sz w:val="21"/>
                          <w:szCs w:val="21"/>
                        </w:rPr>
                        <w:t xml:space="preserve">, </w:t>
                      </w:r>
                      <w:r w:rsidRPr="002D21CE">
                        <w:rPr>
                          <w:rFonts w:ascii="Consolas" w:eastAsia="Times New Roman" w:hAnsi="Consolas" w:cs="Times New Roman"/>
                          <w:color w:val="9CDCFE"/>
                          <w:sz w:val="21"/>
                          <w:szCs w:val="21"/>
                        </w:rPr>
                        <w:t>y</w:t>
                      </w:r>
                      <w:r w:rsidRPr="002D21CE">
                        <w:rPr>
                          <w:rFonts w:ascii="Consolas" w:eastAsia="Times New Roman" w:hAnsi="Consolas" w:cs="Times New Roman"/>
                          <w:color w:val="CCCCCC"/>
                          <w:sz w:val="21"/>
                          <w:szCs w:val="21"/>
                        </w:rPr>
                        <w:t xml:space="preserve">, </w:t>
                      </w:r>
                      <w:proofErr w:type="spellStart"/>
                      <w:r w:rsidRPr="002D21CE">
                        <w:rPr>
                          <w:rFonts w:ascii="Consolas" w:eastAsia="Times New Roman" w:hAnsi="Consolas" w:cs="Times New Roman"/>
                          <w:color w:val="9CDCFE"/>
                          <w:sz w:val="21"/>
                          <w:szCs w:val="21"/>
                        </w:rPr>
                        <w:t>edgecolor</w:t>
                      </w:r>
                      <w:proofErr w:type="spellEnd"/>
                      <w:r w:rsidRPr="002D21CE">
                        <w:rPr>
                          <w:rFonts w:ascii="Consolas" w:eastAsia="Times New Roman" w:hAnsi="Consolas" w:cs="Times New Roman"/>
                          <w:color w:val="D4D4D4"/>
                          <w:sz w:val="21"/>
                          <w:szCs w:val="21"/>
                        </w:rPr>
                        <w:t>=</w:t>
                      </w:r>
                      <w:r w:rsidRPr="002D21CE">
                        <w:rPr>
                          <w:rFonts w:ascii="Consolas" w:eastAsia="Times New Roman" w:hAnsi="Consolas" w:cs="Times New Roman"/>
                          <w:color w:val="CE9178"/>
                          <w:sz w:val="21"/>
                          <w:szCs w:val="21"/>
                        </w:rPr>
                        <w:t>'yellow'</w:t>
                      </w:r>
                      <w:r w:rsidRPr="002D21CE">
                        <w:rPr>
                          <w:rFonts w:ascii="Consolas" w:eastAsia="Times New Roman" w:hAnsi="Consolas" w:cs="Times New Roman"/>
                          <w:color w:val="CCCCCC"/>
                          <w:sz w:val="21"/>
                          <w:szCs w:val="21"/>
                        </w:rPr>
                        <w:t xml:space="preserve">, </w:t>
                      </w:r>
                      <w:proofErr w:type="spellStart"/>
                      <w:r w:rsidRPr="002D21CE">
                        <w:rPr>
                          <w:rFonts w:ascii="Consolas" w:eastAsia="Times New Roman" w:hAnsi="Consolas" w:cs="Times New Roman"/>
                          <w:color w:val="9CDCFE"/>
                          <w:sz w:val="21"/>
                          <w:szCs w:val="21"/>
                        </w:rPr>
                        <w:t>zorder</w:t>
                      </w:r>
                      <w:proofErr w:type="spellEnd"/>
                      <w:r w:rsidRPr="002D21CE">
                        <w:rPr>
                          <w:rFonts w:ascii="Consolas" w:eastAsia="Times New Roman" w:hAnsi="Consolas" w:cs="Times New Roman"/>
                          <w:color w:val="D4D4D4"/>
                          <w:sz w:val="21"/>
                          <w:szCs w:val="21"/>
                        </w:rPr>
                        <w:t>=</w:t>
                      </w:r>
                      <w:r w:rsidRPr="002D21CE">
                        <w:rPr>
                          <w:rFonts w:ascii="Consolas" w:eastAsia="Times New Roman" w:hAnsi="Consolas" w:cs="Times New Roman"/>
                          <w:color w:val="B5CEA8"/>
                          <w:sz w:val="21"/>
                          <w:szCs w:val="21"/>
                        </w:rPr>
                        <w:t>2</w:t>
                      </w:r>
                      <w:r w:rsidRPr="002D21CE">
                        <w:rPr>
                          <w:rFonts w:ascii="Consolas" w:eastAsia="Times New Roman" w:hAnsi="Consolas" w:cs="Times New Roman"/>
                          <w:color w:val="CCCCCC"/>
                          <w:sz w:val="21"/>
                          <w:szCs w:val="21"/>
                        </w:rPr>
                        <w:t>,)</w:t>
                      </w:r>
                    </w:p>
                    <w:p w14:paraId="418526AE" w14:textId="77777777" w:rsidR="002D21CE" w:rsidRPr="002D21CE" w:rsidRDefault="002D21CE" w:rsidP="002D21CE">
                      <w:pPr>
                        <w:shd w:val="clear" w:color="auto" w:fill="1F1F1F"/>
                        <w:spacing w:line="285" w:lineRule="atLeast"/>
                        <w:rPr>
                          <w:rFonts w:ascii="Consolas" w:eastAsia="Times New Roman" w:hAnsi="Consolas" w:cs="Times New Roman"/>
                          <w:color w:val="CCCCCC"/>
                          <w:sz w:val="21"/>
                          <w:szCs w:val="21"/>
                        </w:rPr>
                      </w:pPr>
                      <w:r w:rsidRPr="002D21CE">
                        <w:rPr>
                          <w:rFonts w:ascii="Consolas" w:eastAsia="Times New Roman" w:hAnsi="Consolas" w:cs="Times New Roman"/>
                          <w:color w:val="CCCCCC"/>
                          <w:sz w:val="21"/>
                          <w:szCs w:val="21"/>
                        </w:rPr>
                        <w:t xml:space="preserve">    </w:t>
                      </w:r>
                      <w:r w:rsidRPr="002D21CE">
                        <w:rPr>
                          <w:rFonts w:ascii="Consolas" w:eastAsia="Times New Roman" w:hAnsi="Consolas" w:cs="Times New Roman"/>
                          <w:color w:val="9CDCFE"/>
                          <w:sz w:val="21"/>
                          <w:szCs w:val="21"/>
                        </w:rPr>
                        <w:t>descriptions</w:t>
                      </w:r>
                      <w:r w:rsidRPr="002D21CE">
                        <w:rPr>
                          <w:rFonts w:ascii="Consolas" w:eastAsia="Times New Roman" w:hAnsi="Consolas" w:cs="Times New Roman"/>
                          <w:color w:val="CCCCCC"/>
                          <w:sz w:val="21"/>
                          <w:szCs w:val="21"/>
                        </w:rPr>
                        <w:t xml:space="preserve"> </w:t>
                      </w:r>
                      <w:r w:rsidRPr="002D21CE">
                        <w:rPr>
                          <w:rFonts w:ascii="Consolas" w:eastAsia="Times New Roman" w:hAnsi="Consolas" w:cs="Times New Roman"/>
                          <w:color w:val="D4D4D4"/>
                          <w:sz w:val="21"/>
                          <w:szCs w:val="21"/>
                        </w:rPr>
                        <w:t>=</w:t>
                      </w:r>
                      <w:r w:rsidRPr="002D21CE">
                        <w:rPr>
                          <w:rFonts w:ascii="Consolas" w:eastAsia="Times New Roman" w:hAnsi="Consolas" w:cs="Times New Roman"/>
                          <w:color w:val="CCCCCC"/>
                          <w:sz w:val="21"/>
                          <w:szCs w:val="21"/>
                        </w:rPr>
                        <w:t xml:space="preserve"> []</w:t>
                      </w:r>
                    </w:p>
                    <w:p w14:paraId="2C29A7A5" w14:textId="77777777" w:rsidR="002D21CE" w:rsidRPr="002D21CE" w:rsidRDefault="002D21CE" w:rsidP="002D21CE">
                      <w:pPr>
                        <w:shd w:val="clear" w:color="auto" w:fill="1F1F1F"/>
                        <w:spacing w:line="285" w:lineRule="atLeast"/>
                        <w:rPr>
                          <w:rFonts w:ascii="Consolas" w:eastAsia="Times New Roman" w:hAnsi="Consolas" w:cs="Times New Roman"/>
                          <w:color w:val="CCCCCC"/>
                          <w:sz w:val="21"/>
                          <w:szCs w:val="21"/>
                        </w:rPr>
                      </w:pPr>
                      <w:r w:rsidRPr="002D21CE">
                        <w:rPr>
                          <w:rFonts w:ascii="Consolas" w:eastAsia="Times New Roman" w:hAnsi="Consolas" w:cs="Times New Roman"/>
                          <w:color w:val="CCCCCC"/>
                          <w:sz w:val="21"/>
                          <w:szCs w:val="21"/>
                        </w:rPr>
                        <w:t xml:space="preserve">    </w:t>
                      </w:r>
                      <w:r w:rsidRPr="002D21CE">
                        <w:rPr>
                          <w:rFonts w:ascii="Consolas" w:eastAsia="Times New Roman" w:hAnsi="Consolas" w:cs="Times New Roman"/>
                          <w:color w:val="9CDCFE"/>
                          <w:sz w:val="21"/>
                          <w:szCs w:val="21"/>
                        </w:rPr>
                        <w:t>x</w:t>
                      </w:r>
                      <w:r w:rsidRPr="002D21CE">
                        <w:rPr>
                          <w:rFonts w:ascii="Consolas" w:eastAsia="Times New Roman" w:hAnsi="Consolas" w:cs="Times New Roman"/>
                          <w:color w:val="CCCCCC"/>
                          <w:sz w:val="21"/>
                          <w:szCs w:val="21"/>
                        </w:rPr>
                        <w:t xml:space="preserve"> </w:t>
                      </w:r>
                      <w:r w:rsidRPr="002D21CE">
                        <w:rPr>
                          <w:rFonts w:ascii="Consolas" w:eastAsia="Times New Roman" w:hAnsi="Consolas" w:cs="Times New Roman"/>
                          <w:color w:val="D4D4D4"/>
                          <w:sz w:val="21"/>
                          <w:szCs w:val="21"/>
                        </w:rPr>
                        <w:t>=</w:t>
                      </w:r>
                      <w:r w:rsidRPr="002D21CE">
                        <w:rPr>
                          <w:rFonts w:ascii="Consolas" w:eastAsia="Times New Roman" w:hAnsi="Consolas" w:cs="Times New Roman"/>
                          <w:color w:val="CCCCCC"/>
                          <w:sz w:val="21"/>
                          <w:szCs w:val="21"/>
                        </w:rPr>
                        <w:t xml:space="preserve"> []</w:t>
                      </w:r>
                    </w:p>
                    <w:p w14:paraId="551134E4" w14:textId="77777777" w:rsidR="002D21CE" w:rsidRPr="002D21CE" w:rsidRDefault="002D21CE" w:rsidP="002D21CE">
                      <w:pPr>
                        <w:shd w:val="clear" w:color="auto" w:fill="1F1F1F"/>
                        <w:spacing w:line="285" w:lineRule="atLeast"/>
                        <w:rPr>
                          <w:rFonts w:ascii="Consolas" w:eastAsia="Times New Roman" w:hAnsi="Consolas" w:cs="Times New Roman"/>
                          <w:color w:val="CCCCCC"/>
                          <w:sz w:val="21"/>
                          <w:szCs w:val="21"/>
                        </w:rPr>
                      </w:pPr>
                      <w:r w:rsidRPr="002D21CE">
                        <w:rPr>
                          <w:rFonts w:ascii="Consolas" w:eastAsia="Times New Roman" w:hAnsi="Consolas" w:cs="Times New Roman"/>
                          <w:color w:val="CCCCCC"/>
                          <w:sz w:val="21"/>
                          <w:szCs w:val="21"/>
                        </w:rPr>
                        <w:t xml:space="preserve">    </w:t>
                      </w:r>
                      <w:r w:rsidRPr="002D21CE">
                        <w:rPr>
                          <w:rFonts w:ascii="Consolas" w:eastAsia="Times New Roman" w:hAnsi="Consolas" w:cs="Times New Roman"/>
                          <w:color w:val="9CDCFE"/>
                          <w:sz w:val="21"/>
                          <w:szCs w:val="21"/>
                        </w:rPr>
                        <w:t>y</w:t>
                      </w:r>
                      <w:r w:rsidRPr="002D21CE">
                        <w:rPr>
                          <w:rFonts w:ascii="Consolas" w:eastAsia="Times New Roman" w:hAnsi="Consolas" w:cs="Times New Roman"/>
                          <w:color w:val="CCCCCC"/>
                          <w:sz w:val="21"/>
                          <w:szCs w:val="21"/>
                        </w:rPr>
                        <w:t xml:space="preserve"> </w:t>
                      </w:r>
                      <w:r w:rsidRPr="002D21CE">
                        <w:rPr>
                          <w:rFonts w:ascii="Consolas" w:eastAsia="Times New Roman" w:hAnsi="Consolas" w:cs="Times New Roman"/>
                          <w:color w:val="D4D4D4"/>
                          <w:sz w:val="21"/>
                          <w:szCs w:val="21"/>
                        </w:rPr>
                        <w:t>=</w:t>
                      </w:r>
                      <w:r w:rsidRPr="002D21CE">
                        <w:rPr>
                          <w:rFonts w:ascii="Consolas" w:eastAsia="Times New Roman" w:hAnsi="Consolas" w:cs="Times New Roman"/>
                          <w:color w:val="CCCCCC"/>
                          <w:sz w:val="21"/>
                          <w:szCs w:val="21"/>
                        </w:rPr>
                        <w:t xml:space="preserve"> []</w:t>
                      </w:r>
                    </w:p>
                    <w:p w14:paraId="1026E167" w14:textId="77777777" w:rsidR="002D21CE" w:rsidRPr="002D21CE" w:rsidRDefault="002D21CE" w:rsidP="002D21CE">
                      <w:pPr>
                        <w:shd w:val="clear" w:color="auto" w:fill="1F1F1F"/>
                        <w:spacing w:line="285" w:lineRule="atLeast"/>
                        <w:rPr>
                          <w:rFonts w:ascii="Consolas" w:eastAsia="Times New Roman" w:hAnsi="Consolas" w:cs="Times New Roman"/>
                          <w:color w:val="CCCCCC"/>
                          <w:sz w:val="21"/>
                          <w:szCs w:val="21"/>
                        </w:rPr>
                      </w:pPr>
                      <w:r w:rsidRPr="002D21CE">
                        <w:rPr>
                          <w:rFonts w:ascii="Consolas" w:eastAsia="Times New Roman" w:hAnsi="Consolas" w:cs="Times New Roman"/>
                          <w:color w:val="CCCCCC"/>
                          <w:sz w:val="21"/>
                          <w:szCs w:val="21"/>
                        </w:rPr>
                        <w:t xml:space="preserve">    </w:t>
                      </w:r>
                      <w:r w:rsidRPr="002D21CE">
                        <w:rPr>
                          <w:rFonts w:ascii="Consolas" w:eastAsia="Times New Roman" w:hAnsi="Consolas" w:cs="Times New Roman"/>
                          <w:color w:val="C586C0"/>
                          <w:sz w:val="21"/>
                          <w:szCs w:val="21"/>
                        </w:rPr>
                        <w:t>for</w:t>
                      </w:r>
                      <w:r w:rsidRPr="002D21CE">
                        <w:rPr>
                          <w:rFonts w:ascii="Consolas" w:eastAsia="Times New Roman" w:hAnsi="Consolas" w:cs="Times New Roman"/>
                          <w:color w:val="CCCCCC"/>
                          <w:sz w:val="21"/>
                          <w:szCs w:val="21"/>
                        </w:rPr>
                        <w:t xml:space="preserve"> </w:t>
                      </w:r>
                      <w:proofErr w:type="spellStart"/>
                      <w:r w:rsidRPr="002D21CE">
                        <w:rPr>
                          <w:rFonts w:ascii="Consolas" w:eastAsia="Times New Roman" w:hAnsi="Consolas" w:cs="Times New Roman"/>
                          <w:color w:val="9CDCFE"/>
                          <w:sz w:val="21"/>
                          <w:szCs w:val="21"/>
                        </w:rPr>
                        <w:t>i</w:t>
                      </w:r>
                      <w:proofErr w:type="spellEnd"/>
                      <w:r w:rsidRPr="002D21CE">
                        <w:rPr>
                          <w:rFonts w:ascii="Consolas" w:eastAsia="Times New Roman" w:hAnsi="Consolas" w:cs="Times New Roman"/>
                          <w:color w:val="CCCCCC"/>
                          <w:sz w:val="21"/>
                          <w:szCs w:val="21"/>
                        </w:rPr>
                        <w:t xml:space="preserve"> </w:t>
                      </w:r>
                      <w:r w:rsidRPr="002D21CE">
                        <w:rPr>
                          <w:rFonts w:ascii="Consolas" w:eastAsia="Times New Roman" w:hAnsi="Consolas" w:cs="Times New Roman"/>
                          <w:color w:val="C586C0"/>
                          <w:sz w:val="21"/>
                          <w:szCs w:val="21"/>
                        </w:rPr>
                        <w:t>in</w:t>
                      </w:r>
                      <w:r w:rsidRPr="002D21CE">
                        <w:rPr>
                          <w:rFonts w:ascii="Consolas" w:eastAsia="Times New Roman" w:hAnsi="Consolas" w:cs="Times New Roman"/>
                          <w:color w:val="CCCCCC"/>
                          <w:sz w:val="21"/>
                          <w:szCs w:val="21"/>
                        </w:rPr>
                        <w:t xml:space="preserve"> </w:t>
                      </w:r>
                      <w:proofErr w:type="spellStart"/>
                      <w:r w:rsidRPr="002D21CE">
                        <w:rPr>
                          <w:rFonts w:ascii="Consolas" w:eastAsia="Times New Roman" w:hAnsi="Consolas" w:cs="Times New Roman"/>
                          <w:color w:val="9CDCFE"/>
                          <w:sz w:val="21"/>
                          <w:szCs w:val="21"/>
                        </w:rPr>
                        <w:t>data_list</w:t>
                      </w:r>
                      <w:proofErr w:type="spellEnd"/>
                      <w:r w:rsidRPr="002D21CE">
                        <w:rPr>
                          <w:rFonts w:ascii="Consolas" w:eastAsia="Times New Roman" w:hAnsi="Consolas" w:cs="Times New Roman"/>
                          <w:color w:val="CCCCCC"/>
                          <w:sz w:val="21"/>
                          <w:szCs w:val="21"/>
                        </w:rPr>
                        <w:t>:</w:t>
                      </w:r>
                    </w:p>
                    <w:p w14:paraId="3EA1E657" w14:textId="77777777" w:rsidR="002D21CE" w:rsidRPr="002D21CE" w:rsidRDefault="002D21CE" w:rsidP="002D21CE">
                      <w:pPr>
                        <w:shd w:val="clear" w:color="auto" w:fill="1F1F1F"/>
                        <w:spacing w:line="285" w:lineRule="atLeast"/>
                        <w:rPr>
                          <w:rFonts w:ascii="Consolas" w:eastAsia="Times New Roman" w:hAnsi="Consolas" w:cs="Times New Roman"/>
                          <w:color w:val="CCCCCC"/>
                          <w:sz w:val="21"/>
                          <w:szCs w:val="21"/>
                        </w:rPr>
                      </w:pPr>
                      <w:r w:rsidRPr="002D21CE">
                        <w:rPr>
                          <w:rFonts w:ascii="Consolas" w:eastAsia="Times New Roman" w:hAnsi="Consolas" w:cs="Times New Roman"/>
                          <w:color w:val="CCCCCC"/>
                          <w:sz w:val="21"/>
                          <w:szCs w:val="21"/>
                        </w:rPr>
                        <w:t xml:space="preserve">        </w:t>
                      </w:r>
                      <w:proofErr w:type="spellStart"/>
                      <w:r w:rsidRPr="002D21CE">
                        <w:rPr>
                          <w:rFonts w:ascii="Consolas" w:eastAsia="Times New Roman" w:hAnsi="Consolas" w:cs="Times New Roman"/>
                          <w:color w:val="9CDCFE"/>
                          <w:sz w:val="21"/>
                          <w:szCs w:val="21"/>
                        </w:rPr>
                        <w:t>x</w:t>
                      </w:r>
                      <w:r w:rsidRPr="002D21CE">
                        <w:rPr>
                          <w:rFonts w:ascii="Consolas" w:eastAsia="Times New Roman" w:hAnsi="Consolas" w:cs="Times New Roman"/>
                          <w:color w:val="CCCCCC"/>
                          <w:sz w:val="21"/>
                          <w:szCs w:val="21"/>
                        </w:rPr>
                        <w:t>.</w:t>
                      </w:r>
                      <w:r w:rsidRPr="002D21CE">
                        <w:rPr>
                          <w:rFonts w:ascii="Consolas" w:eastAsia="Times New Roman" w:hAnsi="Consolas" w:cs="Times New Roman"/>
                          <w:color w:val="DCDCAA"/>
                          <w:sz w:val="21"/>
                          <w:szCs w:val="21"/>
                        </w:rPr>
                        <w:t>append</w:t>
                      </w:r>
                      <w:proofErr w:type="spellEnd"/>
                      <w:r w:rsidRPr="002D21CE">
                        <w:rPr>
                          <w:rFonts w:ascii="Consolas" w:eastAsia="Times New Roman" w:hAnsi="Consolas" w:cs="Times New Roman"/>
                          <w:color w:val="CCCCCC"/>
                          <w:sz w:val="21"/>
                          <w:szCs w:val="21"/>
                        </w:rPr>
                        <w:t>(</w:t>
                      </w:r>
                      <w:proofErr w:type="spellStart"/>
                      <w:proofErr w:type="gramStart"/>
                      <w:r w:rsidRPr="002D21CE">
                        <w:rPr>
                          <w:rFonts w:ascii="Consolas" w:eastAsia="Times New Roman" w:hAnsi="Consolas" w:cs="Times New Roman"/>
                          <w:color w:val="9CDCFE"/>
                          <w:sz w:val="21"/>
                          <w:szCs w:val="21"/>
                        </w:rPr>
                        <w:t>i</w:t>
                      </w:r>
                      <w:proofErr w:type="spellEnd"/>
                      <w:r w:rsidRPr="002D21CE">
                        <w:rPr>
                          <w:rFonts w:ascii="Consolas" w:eastAsia="Times New Roman" w:hAnsi="Consolas" w:cs="Times New Roman"/>
                          <w:color w:val="CCCCCC"/>
                          <w:sz w:val="21"/>
                          <w:szCs w:val="21"/>
                        </w:rPr>
                        <w:t>[</w:t>
                      </w:r>
                      <w:proofErr w:type="gramEnd"/>
                      <w:r w:rsidRPr="002D21CE">
                        <w:rPr>
                          <w:rFonts w:ascii="Consolas" w:eastAsia="Times New Roman" w:hAnsi="Consolas" w:cs="Times New Roman"/>
                          <w:color w:val="B5CEA8"/>
                          <w:sz w:val="21"/>
                          <w:szCs w:val="21"/>
                        </w:rPr>
                        <w:t>3</w:t>
                      </w:r>
                      <w:r w:rsidRPr="002D21CE">
                        <w:rPr>
                          <w:rFonts w:ascii="Consolas" w:eastAsia="Times New Roman" w:hAnsi="Consolas" w:cs="Times New Roman"/>
                          <w:color w:val="CCCCCC"/>
                          <w:sz w:val="21"/>
                          <w:szCs w:val="21"/>
                        </w:rPr>
                        <w:t>])</w:t>
                      </w:r>
                    </w:p>
                    <w:p w14:paraId="640E5ABD" w14:textId="77777777" w:rsidR="002D21CE" w:rsidRPr="002D21CE" w:rsidRDefault="002D21CE" w:rsidP="002D21CE">
                      <w:pPr>
                        <w:shd w:val="clear" w:color="auto" w:fill="1F1F1F"/>
                        <w:spacing w:line="285" w:lineRule="atLeast"/>
                        <w:rPr>
                          <w:rFonts w:ascii="Consolas" w:eastAsia="Times New Roman" w:hAnsi="Consolas" w:cs="Times New Roman"/>
                          <w:color w:val="CCCCCC"/>
                          <w:sz w:val="21"/>
                          <w:szCs w:val="21"/>
                        </w:rPr>
                      </w:pPr>
                      <w:r w:rsidRPr="002D21CE">
                        <w:rPr>
                          <w:rFonts w:ascii="Consolas" w:eastAsia="Times New Roman" w:hAnsi="Consolas" w:cs="Times New Roman"/>
                          <w:color w:val="CCCCCC"/>
                          <w:sz w:val="21"/>
                          <w:szCs w:val="21"/>
                        </w:rPr>
                        <w:t xml:space="preserve">        </w:t>
                      </w:r>
                      <w:proofErr w:type="spellStart"/>
                      <w:proofErr w:type="gramStart"/>
                      <w:r w:rsidRPr="002D21CE">
                        <w:rPr>
                          <w:rFonts w:ascii="Consolas" w:eastAsia="Times New Roman" w:hAnsi="Consolas" w:cs="Times New Roman"/>
                          <w:color w:val="9CDCFE"/>
                          <w:sz w:val="21"/>
                          <w:szCs w:val="21"/>
                        </w:rPr>
                        <w:t>y</w:t>
                      </w:r>
                      <w:r w:rsidRPr="002D21CE">
                        <w:rPr>
                          <w:rFonts w:ascii="Consolas" w:eastAsia="Times New Roman" w:hAnsi="Consolas" w:cs="Times New Roman"/>
                          <w:color w:val="CCCCCC"/>
                          <w:sz w:val="21"/>
                          <w:szCs w:val="21"/>
                        </w:rPr>
                        <w:t>.</w:t>
                      </w:r>
                      <w:r w:rsidRPr="002D21CE">
                        <w:rPr>
                          <w:rFonts w:ascii="Consolas" w:eastAsia="Times New Roman" w:hAnsi="Consolas" w:cs="Times New Roman"/>
                          <w:color w:val="DCDCAA"/>
                          <w:sz w:val="21"/>
                          <w:szCs w:val="21"/>
                        </w:rPr>
                        <w:t>append</w:t>
                      </w:r>
                      <w:proofErr w:type="spellEnd"/>
                      <w:proofErr w:type="gramEnd"/>
                      <w:r w:rsidRPr="002D21CE">
                        <w:rPr>
                          <w:rFonts w:ascii="Consolas" w:eastAsia="Times New Roman" w:hAnsi="Consolas" w:cs="Times New Roman"/>
                          <w:color w:val="CCCCCC"/>
                          <w:sz w:val="21"/>
                          <w:szCs w:val="21"/>
                        </w:rPr>
                        <w:t>(</w:t>
                      </w:r>
                      <w:proofErr w:type="spellStart"/>
                      <w:r w:rsidRPr="002D21CE">
                        <w:rPr>
                          <w:rFonts w:ascii="Consolas" w:eastAsia="Times New Roman" w:hAnsi="Consolas" w:cs="Times New Roman"/>
                          <w:color w:val="9CDCFE"/>
                          <w:sz w:val="21"/>
                          <w:szCs w:val="21"/>
                        </w:rPr>
                        <w:t>i</w:t>
                      </w:r>
                      <w:proofErr w:type="spellEnd"/>
                      <w:r w:rsidRPr="002D21CE">
                        <w:rPr>
                          <w:rFonts w:ascii="Consolas" w:eastAsia="Times New Roman" w:hAnsi="Consolas" w:cs="Times New Roman"/>
                          <w:color w:val="CCCCCC"/>
                          <w:sz w:val="21"/>
                          <w:szCs w:val="21"/>
                        </w:rPr>
                        <w:t>[</w:t>
                      </w:r>
                      <w:r w:rsidRPr="002D21CE">
                        <w:rPr>
                          <w:rFonts w:ascii="Consolas" w:eastAsia="Times New Roman" w:hAnsi="Consolas" w:cs="Times New Roman"/>
                          <w:color w:val="B5CEA8"/>
                          <w:sz w:val="21"/>
                          <w:szCs w:val="21"/>
                        </w:rPr>
                        <w:t>2</w:t>
                      </w:r>
                      <w:r w:rsidRPr="002D21CE">
                        <w:rPr>
                          <w:rFonts w:ascii="Consolas" w:eastAsia="Times New Roman" w:hAnsi="Consolas" w:cs="Times New Roman"/>
                          <w:color w:val="CCCCCC"/>
                          <w:sz w:val="21"/>
                          <w:szCs w:val="21"/>
                        </w:rPr>
                        <w:t>])</w:t>
                      </w:r>
                    </w:p>
                    <w:p w14:paraId="15BBFB46" w14:textId="77777777" w:rsidR="002D21CE" w:rsidRPr="002D21CE" w:rsidRDefault="002D21CE" w:rsidP="002D21CE">
                      <w:pPr>
                        <w:shd w:val="clear" w:color="auto" w:fill="1F1F1F"/>
                        <w:spacing w:line="285" w:lineRule="atLeast"/>
                        <w:rPr>
                          <w:rFonts w:ascii="Consolas" w:eastAsia="Times New Roman" w:hAnsi="Consolas" w:cs="Times New Roman"/>
                          <w:color w:val="CCCCCC"/>
                          <w:sz w:val="21"/>
                          <w:szCs w:val="21"/>
                        </w:rPr>
                      </w:pPr>
                      <w:r w:rsidRPr="002D21CE">
                        <w:rPr>
                          <w:rFonts w:ascii="Consolas" w:eastAsia="Times New Roman" w:hAnsi="Consolas" w:cs="Times New Roman"/>
                          <w:color w:val="CCCCCC"/>
                          <w:sz w:val="21"/>
                          <w:szCs w:val="21"/>
                        </w:rPr>
                        <w:t xml:space="preserve">        </w:t>
                      </w:r>
                      <w:proofErr w:type="spellStart"/>
                      <w:proofErr w:type="gramStart"/>
                      <w:r w:rsidRPr="002D21CE">
                        <w:rPr>
                          <w:rFonts w:ascii="Consolas" w:eastAsia="Times New Roman" w:hAnsi="Consolas" w:cs="Times New Roman"/>
                          <w:color w:val="9CDCFE"/>
                          <w:sz w:val="21"/>
                          <w:szCs w:val="21"/>
                        </w:rPr>
                        <w:t>descriptions</w:t>
                      </w:r>
                      <w:r w:rsidRPr="002D21CE">
                        <w:rPr>
                          <w:rFonts w:ascii="Consolas" w:eastAsia="Times New Roman" w:hAnsi="Consolas" w:cs="Times New Roman"/>
                          <w:color w:val="CCCCCC"/>
                          <w:sz w:val="21"/>
                          <w:szCs w:val="21"/>
                        </w:rPr>
                        <w:t>.</w:t>
                      </w:r>
                      <w:r w:rsidRPr="002D21CE">
                        <w:rPr>
                          <w:rFonts w:ascii="Consolas" w:eastAsia="Times New Roman" w:hAnsi="Consolas" w:cs="Times New Roman"/>
                          <w:color w:val="DCDCAA"/>
                          <w:sz w:val="21"/>
                          <w:szCs w:val="21"/>
                        </w:rPr>
                        <w:t>append</w:t>
                      </w:r>
                      <w:proofErr w:type="spellEnd"/>
                      <w:proofErr w:type="gramEnd"/>
                      <w:r w:rsidRPr="002D21CE">
                        <w:rPr>
                          <w:rFonts w:ascii="Consolas" w:eastAsia="Times New Roman" w:hAnsi="Consolas" w:cs="Times New Roman"/>
                          <w:color w:val="CCCCCC"/>
                          <w:sz w:val="21"/>
                          <w:szCs w:val="21"/>
                        </w:rPr>
                        <w:t>(</w:t>
                      </w:r>
                      <w:proofErr w:type="spellStart"/>
                      <w:r w:rsidRPr="002D21CE">
                        <w:rPr>
                          <w:rFonts w:ascii="Consolas" w:eastAsia="Times New Roman" w:hAnsi="Consolas" w:cs="Times New Roman"/>
                          <w:color w:val="9CDCFE"/>
                          <w:sz w:val="21"/>
                          <w:szCs w:val="21"/>
                        </w:rPr>
                        <w:t>i</w:t>
                      </w:r>
                      <w:proofErr w:type="spellEnd"/>
                      <w:r w:rsidRPr="002D21CE">
                        <w:rPr>
                          <w:rFonts w:ascii="Consolas" w:eastAsia="Times New Roman" w:hAnsi="Consolas" w:cs="Times New Roman"/>
                          <w:color w:val="CCCCCC"/>
                          <w:sz w:val="21"/>
                          <w:szCs w:val="21"/>
                        </w:rPr>
                        <w:t>[</w:t>
                      </w:r>
                      <w:r w:rsidRPr="002D21CE">
                        <w:rPr>
                          <w:rFonts w:ascii="Consolas" w:eastAsia="Times New Roman" w:hAnsi="Consolas" w:cs="Times New Roman"/>
                          <w:color w:val="B5CEA8"/>
                          <w:sz w:val="21"/>
                          <w:szCs w:val="21"/>
                        </w:rPr>
                        <w:t>1</w:t>
                      </w:r>
                      <w:r w:rsidRPr="002D21CE">
                        <w:rPr>
                          <w:rFonts w:ascii="Consolas" w:eastAsia="Times New Roman" w:hAnsi="Consolas" w:cs="Times New Roman"/>
                          <w:color w:val="CCCCCC"/>
                          <w:sz w:val="21"/>
                          <w:szCs w:val="21"/>
                        </w:rPr>
                        <w:t>])</w:t>
                      </w:r>
                    </w:p>
                    <w:p w14:paraId="67A37482" w14:textId="77777777" w:rsidR="002D21CE" w:rsidRPr="002D21CE" w:rsidRDefault="002D21CE" w:rsidP="002D21CE">
                      <w:pPr>
                        <w:shd w:val="clear" w:color="auto" w:fill="1F1F1F"/>
                        <w:spacing w:line="285" w:lineRule="atLeast"/>
                        <w:rPr>
                          <w:rFonts w:ascii="Consolas" w:eastAsia="Times New Roman" w:hAnsi="Consolas" w:cs="Times New Roman"/>
                          <w:color w:val="CCCCCC"/>
                          <w:sz w:val="21"/>
                          <w:szCs w:val="21"/>
                        </w:rPr>
                      </w:pPr>
                      <w:r w:rsidRPr="002D21CE">
                        <w:rPr>
                          <w:rFonts w:ascii="Consolas" w:eastAsia="Times New Roman" w:hAnsi="Consolas" w:cs="Times New Roman"/>
                          <w:color w:val="CCCCCC"/>
                          <w:sz w:val="21"/>
                          <w:szCs w:val="21"/>
                        </w:rPr>
                        <w:t xml:space="preserve">    </w:t>
                      </w:r>
                      <w:proofErr w:type="spellStart"/>
                      <w:r w:rsidRPr="002D21CE">
                        <w:rPr>
                          <w:rFonts w:ascii="Consolas" w:eastAsia="Times New Roman" w:hAnsi="Consolas" w:cs="Times New Roman"/>
                          <w:color w:val="9CDCFE"/>
                          <w:sz w:val="21"/>
                          <w:szCs w:val="21"/>
                        </w:rPr>
                        <w:t>unique_descriptions</w:t>
                      </w:r>
                      <w:proofErr w:type="spellEnd"/>
                      <w:r w:rsidRPr="002D21CE">
                        <w:rPr>
                          <w:rFonts w:ascii="Consolas" w:eastAsia="Times New Roman" w:hAnsi="Consolas" w:cs="Times New Roman"/>
                          <w:color w:val="CCCCCC"/>
                          <w:sz w:val="21"/>
                          <w:szCs w:val="21"/>
                        </w:rPr>
                        <w:t xml:space="preserve"> </w:t>
                      </w:r>
                      <w:r w:rsidRPr="002D21CE">
                        <w:rPr>
                          <w:rFonts w:ascii="Consolas" w:eastAsia="Times New Roman" w:hAnsi="Consolas" w:cs="Times New Roman"/>
                          <w:color w:val="D4D4D4"/>
                          <w:sz w:val="21"/>
                          <w:szCs w:val="21"/>
                        </w:rPr>
                        <w:t>=</w:t>
                      </w:r>
                      <w:r w:rsidRPr="002D21CE">
                        <w:rPr>
                          <w:rFonts w:ascii="Consolas" w:eastAsia="Times New Roman" w:hAnsi="Consolas" w:cs="Times New Roman"/>
                          <w:color w:val="CCCCCC"/>
                          <w:sz w:val="21"/>
                          <w:szCs w:val="21"/>
                        </w:rPr>
                        <w:t xml:space="preserve"> []</w:t>
                      </w:r>
                    </w:p>
                    <w:p w14:paraId="04B99564" w14:textId="77777777" w:rsidR="002D21CE" w:rsidRPr="002D21CE" w:rsidRDefault="002D21CE" w:rsidP="002D21CE">
                      <w:pPr>
                        <w:shd w:val="clear" w:color="auto" w:fill="1F1F1F"/>
                        <w:spacing w:line="285" w:lineRule="atLeast"/>
                        <w:rPr>
                          <w:rFonts w:ascii="Consolas" w:eastAsia="Times New Roman" w:hAnsi="Consolas" w:cs="Times New Roman"/>
                          <w:color w:val="CCCCCC"/>
                          <w:sz w:val="21"/>
                          <w:szCs w:val="21"/>
                        </w:rPr>
                      </w:pPr>
                      <w:r w:rsidRPr="002D21CE">
                        <w:rPr>
                          <w:rFonts w:ascii="Consolas" w:eastAsia="Times New Roman" w:hAnsi="Consolas" w:cs="Times New Roman"/>
                          <w:color w:val="CCCCCC"/>
                          <w:sz w:val="21"/>
                          <w:szCs w:val="21"/>
                        </w:rPr>
                        <w:t xml:space="preserve">    </w:t>
                      </w:r>
                      <w:r w:rsidRPr="002D21CE">
                        <w:rPr>
                          <w:rFonts w:ascii="Consolas" w:eastAsia="Times New Roman" w:hAnsi="Consolas" w:cs="Times New Roman"/>
                          <w:color w:val="C586C0"/>
                          <w:sz w:val="21"/>
                          <w:szCs w:val="21"/>
                        </w:rPr>
                        <w:t>for</w:t>
                      </w:r>
                      <w:r w:rsidRPr="002D21CE">
                        <w:rPr>
                          <w:rFonts w:ascii="Consolas" w:eastAsia="Times New Roman" w:hAnsi="Consolas" w:cs="Times New Roman"/>
                          <w:color w:val="CCCCCC"/>
                          <w:sz w:val="21"/>
                          <w:szCs w:val="21"/>
                        </w:rPr>
                        <w:t xml:space="preserve"> </w:t>
                      </w:r>
                      <w:proofErr w:type="spellStart"/>
                      <w:r w:rsidRPr="002D21CE">
                        <w:rPr>
                          <w:rFonts w:ascii="Consolas" w:eastAsia="Times New Roman" w:hAnsi="Consolas" w:cs="Times New Roman"/>
                          <w:color w:val="9CDCFE"/>
                          <w:sz w:val="21"/>
                          <w:szCs w:val="21"/>
                        </w:rPr>
                        <w:t>i</w:t>
                      </w:r>
                      <w:proofErr w:type="spellEnd"/>
                      <w:r w:rsidRPr="002D21CE">
                        <w:rPr>
                          <w:rFonts w:ascii="Consolas" w:eastAsia="Times New Roman" w:hAnsi="Consolas" w:cs="Times New Roman"/>
                          <w:color w:val="CCCCCC"/>
                          <w:sz w:val="21"/>
                          <w:szCs w:val="21"/>
                        </w:rPr>
                        <w:t xml:space="preserve"> </w:t>
                      </w:r>
                      <w:r w:rsidRPr="002D21CE">
                        <w:rPr>
                          <w:rFonts w:ascii="Consolas" w:eastAsia="Times New Roman" w:hAnsi="Consolas" w:cs="Times New Roman"/>
                          <w:color w:val="C586C0"/>
                          <w:sz w:val="21"/>
                          <w:szCs w:val="21"/>
                        </w:rPr>
                        <w:t>in</w:t>
                      </w:r>
                      <w:r w:rsidRPr="002D21CE">
                        <w:rPr>
                          <w:rFonts w:ascii="Consolas" w:eastAsia="Times New Roman" w:hAnsi="Consolas" w:cs="Times New Roman"/>
                          <w:color w:val="CCCCCC"/>
                          <w:sz w:val="21"/>
                          <w:szCs w:val="21"/>
                        </w:rPr>
                        <w:t xml:space="preserve"> </w:t>
                      </w:r>
                      <w:r w:rsidRPr="002D21CE">
                        <w:rPr>
                          <w:rFonts w:ascii="Consolas" w:eastAsia="Times New Roman" w:hAnsi="Consolas" w:cs="Times New Roman"/>
                          <w:color w:val="9CDCFE"/>
                          <w:sz w:val="21"/>
                          <w:szCs w:val="21"/>
                        </w:rPr>
                        <w:t>descriptions</w:t>
                      </w:r>
                      <w:r w:rsidRPr="002D21CE">
                        <w:rPr>
                          <w:rFonts w:ascii="Consolas" w:eastAsia="Times New Roman" w:hAnsi="Consolas" w:cs="Times New Roman"/>
                          <w:color w:val="CCCCCC"/>
                          <w:sz w:val="21"/>
                          <w:szCs w:val="21"/>
                        </w:rPr>
                        <w:t>:</w:t>
                      </w:r>
                    </w:p>
                    <w:p w14:paraId="5EA4E1F6" w14:textId="77777777" w:rsidR="002D21CE" w:rsidRPr="002D21CE" w:rsidRDefault="002D21CE" w:rsidP="002D21CE">
                      <w:pPr>
                        <w:shd w:val="clear" w:color="auto" w:fill="1F1F1F"/>
                        <w:spacing w:line="285" w:lineRule="atLeast"/>
                        <w:rPr>
                          <w:rFonts w:ascii="Consolas" w:eastAsia="Times New Roman" w:hAnsi="Consolas" w:cs="Times New Roman"/>
                          <w:color w:val="CCCCCC"/>
                          <w:sz w:val="21"/>
                          <w:szCs w:val="21"/>
                        </w:rPr>
                      </w:pPr>
                      <w:r w:rsidRPr="002D21CE">
                        <w:rPr>
                          <w:rFonts w:ascii="Consolas" w:eastAsia="Times New Roman" w:hAnsi="Consolas" w:cs="Times New Roman"/>
                          <w:color w:val="CCCCCC"/>
                          <w:sz w:val="21"/>
                          <w:szCs w:val="21"/>
                        </w:rPr>
                        <w:t xml:space="preserve">        </w:t>
                      </w:r>
                      <w:r w:rsidRPr="002D21CE">
                        <w:rPr>
                          <w:rFonts w:ascii="Consolas" w:eastAsia="Times New Roman" w:hAnsi="Consolas" w:cs="Times New Roman"/>
                          <w:color w:val="C586C0"/>
                          <w:sz w:val="21"/>
                          <w:szCs w:val="21"/>
                        </w:rPr>
                        <w:t>if</w:t>
                      </w:r>
                      <w:r w:rsidRPr="002D21CE">
                        <w:rPr>
                          <w:rFonts w:ascii="Consolas" w:eastAsia="Times New Roman" w:hAnsi="Consolas" w:cs="Times New Roman"/>
                          <w:color w:val="CCCCCC"/>
                          <w:sz w:val="21"/>
                          <w:szCs w:val="21"/>
                        </w:rPr>
                        <w:t xml:space="preserve"> </w:t>
                      </w:r>
                      <w:proofErr w:type="spellStart"/>
                      <w:r w:rsidRPr="002D21CE">
                        <w:rPr>
                          <w:rFonts w:ascii="Consolas" w:eastAsia="Times New Roman" w:hAnsi="Consolas" w:cs="Times New Roman"/>
                          <w:color w:val="9CDCFE"/>
                          <w:sz w:val="21"/>
                          <w:szCs w:val="21"/>
                        </w:rPr>
                        <w:t>i</w:t>
                      </w:r>
                      <w:proofErr w:type="spellEnd"/>
                      <w:r w:rsidRPr="002D21CE">
                        <w:rPr>
                          <w:rFonts w:ascii="Consolas" w:eastAsia="Times New Roman" w:hAnsi="Consolas" w:cs="Times New Roman"/>
                          <w:color w:val="CCCCCC"/>
                          <w:sz w:val="21"/>
                          <w:szCs w:val="21"/>
                        </w:rPr>
                        <w:t xml:space="preserve"> </w:t>
                      </w:r>
                      <w:r w:rsidRPr="002D21CE">
                        <w:rPr>
                          <w:rFonts w:ascii="Consolas" w:eastAsia="Times New Roman" w:hAnsi="Consolas" w:cs="Times New Roman"/>
                          <w:color w:val="569CD6"/>
                          <w:sz w:val="21"/>
                          <w:szCs w:val="21"/>
                        </w:rPr>
                        <w:t>not</w:t>
                      </w:r>
                      <w:r w:rsidRPr="002D21CE">
                        <w:rPr>
                          <w:rFonts w:ascii="Consolas" w:eastAsia="Times New Roman" w:hAnsi="Consolas" w:cs="Times New Roman"/>
                          <w:color w:val="CCCCCC"/>
                          <w:sz w:val="21"/>
                          <w:szCs w:val="21"/>
                        </w:rPr>
                        <w:t xml:space="preserve"> </w:t>
                      </w:r>
                      <w:r w:rsidRPr="002D21CE">
                        <w:rPr>
                          <w:rFonts w:ascii="Consolas" w:eastAsia="Times New Roman" w:hAnsi="Consolas" w:cs="Times New Roman"/>
                          <w:color w:val="569CD6"/>
                          <w:sz w:val="21"/>
                          <w:szCs w:val="21"/>
                        </w:rPr>
                        <w:t>in</w:t>
                      </w:r>
                      <w:r w:rsidRPr="002D21CE">
                        <w:rPr>
                          <w:rFonts w:ascii="Consolas" w:eastAsia="Times New Roman" w:hAnsi="Consolas" w:cs="Times New Roman"/>
                          <w:color w:val="CCCCCC"/>
                          <w:sz w:val="21"/>
                          <w:szCs w:val="21"/>
                        </w:rPr>
                        <w:t xml:space="preserve"> </w:t>
                      </w:r>
                      <w:proofErr w:type="spellStart"/>
                      <w:r w:rsidRPr="002D21CE">
                        <w:rPr>
                          <w:rFonts w:ascii="Consolas" w:eastAsia="Times New Roman" w:hAnsi="Consolas" w:cs="Times New Roman"/>
                          <w:color w:val="9CDCFE"/>
                          <w:sz w:val="21"/>
                          <w:szCs w:val="21"/>
                        </w:rPr>
                        <w:t>unique_descriptions</w:t>
                      </w:r>
                      <w:proofErr w:type="spellEnd"/>
                      <w:r w:rsidRPr="002D21CE">
                        <w:rPr>
                          <w:rFonts w:ascii="Consolas" w:eastAsia="Times New Roman" w:hAnsi="Consolas" w:cs="Times New Roman"/>
                          <w:color w:val="CCCCCC"/>
                          <w:sz w:val="21"/>
                          <w:szCs w:val="21"/>
                        </w:rPr>
                        <w:t>:</w:t>
                      </w:r>
                    </w:p>
                    <w:p w14:paraId="767D82E4" w14:textId="77777777" w:rsidR="002D21CE" w:rsidRPr="002D21CE" w:rsidRDefault="002D21CE" w:rsidP="002D21CE">
                      <w:pPr>
                        <w:shd w:val="clear" w:color="auto" w:fill="1F1F1F"/>
                        <w:spacing w:line="285" w:lineRule="atLeast"/>
                        <w:rPr>
                          <w:rFonts w:ascii="Consolas" w:eastAsia="Times New Roman" w:hAnsi="Consolas" w:cs="Times New Roman"/>
                          <w:color w:val="CCCCCC"/>
                          <w:sz w:val="21"/>
                          <w:szCs w:val="21"/>
                        </w:rPr>
                      </w:pPr>
                      <w:r w:rsidRPr="002D21CE">
                        <w:rPr>
                          <w:rFonts w:ascii="Consolas" w:eastAsia="Times New Roman" w:hAnsi="Consolas" w:cs="Times New Roman"/>
                          <w:color w:val="CCCCCC"/>
                          <w:sz w:val="21"/>
                          <w:szCs w:val="21"/>
                        </w:rPr>
                        <w:t xml:space="preserve">            </w:t>
                      </w:r>
                      <w:proofErr w:type="spellStart"/>
                      <w:r w:rsidRPr="002D21CE">
                        <w:rPr>
                          <w:rFonts w:ascii="Consolas" w:eastAsia="Times New Roman" w:hAnsi="Consolas" w:cs="Times New Roman"/>
                          <w:color w:val="9CDCFE"/>
                          <w:sz w:val="21"/>
                          <w:szCs w:val="21"/>
                        </w:rPr>
                        <w:t>unique_</w:t>
                      </w:r>
                      <w:proofErr w:type="gramStart"/>
                      <w:r w:rsidRPr="002D21CE">
                        <w:rPr>
                          <w:rFonts w:ascii="Consolas" w:eastAsia="Times New Roman" w:hAnsi="Consolas" w:cs="Times New Roman"/>
                          <w:color w:val="9CDCFE"/>
                          <w:sz w:val="21"/>
                          <w:szCs w:val="21"/>
                        </w:rPr>
                        <w:t>descriptions</w:t>
                      </w:r>
                      <w:r w:rsidRPr="002D21CE">
                        <w:rPr>
                          <w:rFonts w:ascii="Consolas" w:eastAsia="Times New Roman" w:hAnsi="Consolas" w:cs="Times New Roman"/>
                          <w:color w:val="CCCCCC"/>
                          <w:sz w:val="21"/>
                          <w:szCs w:val="21"/>
                        </w:rPr>
                        <w:t>.</w:t>
                      </w:r>
                      <w:r w:rsidRPr="002D21CE">
                        <w:rPr>
                          <w:rFonts w:ascii="Consolas" w:eastAsia="Times New Roman" w:hAnsi="Consolas" w:cs="Times New Roman"/>
                          <w:color w:val="DCDCAA"/>
                          <w:sz w:val="21"/>
                          <w:szCs w:val="21"/>
                        </w:rPr>
                        <w:t>append</w:t>
                      </w:r>
                      <w:proofErr w:type="spellEnd"/>
                      <w:proofErr w:type="gramEnd"/>
                      <w:r w:rsidRPr="002D21CE">
                        <w:rPr>
                          <w:rFonts w:ascii="Consolas" w:eastAsia="Times New Roman" w:hAnsi="Consolas" w:cs="Times New Roman"/>
                          <w:color w:val="CCCCCC"/>
                          <w:sz w:val="21"/>
                          <w:szCs w:val="21"/>
                        </w:rPr>
                        <w:t>(</w:t>
                      </w:r>
                      <w:proofErr w:type="spellStart"/>
                      <w:r w:rsidRPr="002D21CE">
                        <w:rPr>
                          <w:rFonts w:ascii="Consolas" w:eastAsia="Times New Roman" w:hAnsi="Consolas" w:cs="Times New Roman"/>
                          <w:color w:val="9CDCFE"/>
                          <w:sz w:val="21"/>
                          <w:szCs w:val="21"/>
                        </w:rPr>
                        <w:t>i</w:t>
                      </w:r>
                      <w:proofErr w:type="spellEnd"/>
                      <w:r w:rsidRPr="002D21CE">
                        <w:rPr>
                          <w:rFonts w:ascii="Consolas" w:eastAsia="Times New Roman" w:hAnsi="Consolas" w:cs="Times New Roman"/>
                          <w:color w:val="CCCCCC"/>
                          <w:sz w:val="21"/>
                          <w:szCs w:val="21"/>
                        </w:rPr>
                        <w:t>)</w:t>
                      </w:r>
                    </w:p>
                    <w:p w14:paraId="48134D94" w14:textId="77777777" w:rsidR="002D21CE" w:rsidRPr="002D21CE" w:rsidRDefault="002D21CE" w:rsidP="002D21CE">
                      <w:pPr>
                        <w:shd w:val="clear" w:color="auto" w:fill="1F1F1F"/>
                        <w:spacing w:line="285" w:lineRule="atLeast"/>
                        <w:rPr>
                          <w:rFonts w:ascii="Consolas" w:eastAsia="Times New Roman" w:hAnsi="Consolas" w:cs="Times New Roman"/>
                          <w:color w:val="CCCCCC"/>
                          <w:sz w:val="21"/>
                          <w:szCs w:val="21"/>
                        </w:rPr>
                      </w:pPr>
                      <w:r w:rsidRPr="002D21CE">
                        <w:rPr>
                          <w:rFonts w:ascii="Consolas" w:eastAsia="Times New Roman" w:hAnsi="Consolas" w:cs="Times New Roman"/>
                          <w:color w:val="CCCCCC"/>
                          <w:sz w:val="21"/>
                          <w:szCs w:val="21"/>
                        </w:rPr>
                        <w:t xml:space="preserve">    </w:t>
                      </w:r>
                    </w:p>
                    <w:p w14:paraId="2793FE35" w14:textId="77777777" w:rsidR="002D21CE" w:rsidRPr="002D21CE" w:rsidRDefault="002D21CE" w:rsidP="002D21CE">
                      <w:pPr>
                        <w:shd w:val="clear" w:color="auto" w:fill="1F1F1F"/>
                        <w:spacing w:line="285" w:lineRule="atLeast"/>
                        <w:rPr>
                          <w:rFonts w:ascii="Consolas" w:eastAsia="Times New Roman" w:hAnsi="Consolas" w:cs="Times New Roman"/>
                          <w:color w:val="CCCCCC"/>
                          <w:sz w:val="21"/>
                          <w:szCs w:val="21"/>
                        </w:rPr>
                      </w:pPr>
                      <w:r w:rsidRPr="002D21CE">
                        <w:rPr>
                          <w:rFonts w:ascii="Consolas" w:eastAsia="Times New Roman" w:hAnsi="Consolas" w:cs="Times New Roman"/>
                          <w:color w:val="CCCCCC"/>
                          <w:sz w:val="21"/>
                          <w:szCs w:val="21"/>
                        </w:rPr>
                        <w:t xml:space="preserve">    </w:t>
                      </w:r>
                      <w:r w:rsidRPr="002D21CE">
                        <w:rPr>
                          <w:rFonts w:ascii="Consolas" w:eastAsia="Times New Roman" w:hAnsi="Consolas" w:cs="Times New Roman"/>
                          <w:color w:val="9CDCFE"/>
                          <w:sz w:val="21"/>
                          <w:szCs w:val="21"/>
                        </w:rPr>
                        <w:t>colors</w:t>
                      </w:r>
                      <w:r w:rsidRPr="002D21CE">
                        <w:rPr>
                          <w:rFonts w:ascii="Consolas" w:eastAsia="Times New Roman" w:hAnsi="Consolas" w:cs="Times New Roman"/>
                          <w:color w:val="CCCCCC"/>
                          <w:sz w:val="21"/>
                          <w:szCs w:val="21"/>
                        </w:rPr>
                        <w:t xml:space="preserve"> </w:t>
                      </w:r>
                      <w:r w:rsidRPr="002D21CE">
                        <w:rPr>
                          <w:rFonts w:ascii="Consolas" w:eastAsia="Times New Roman" w:hAnsi="Consolas" w:cs="Times New Roman"/>
                          <w:color w:val="D4D4D4"/>
                          <w:sz w:val="21"/>
                          <w:szCs w:val="21"/>
                        </w:rPr>
                        <w:t>=</w:t>
                      </w:r>
                      <w:r w:rsidRPr="002D21CE">
                        <w:rPr>
                          <w:rFonts w:ascii="Consolas" w:eastAsia="Times New Roman" w:hAnsi="Consolas" w:cs="Times New Roman"/>
                          <w:color w:val="CCCCCC"/>
                          <w:sz w:val="21"/>
                          <w:szCs w:val="21"/>
                        </w:rPr>
                        <w:t xml:space="preserve"> []</w:t>
                      </w:r>
                    </w:p>
                    <w:p w14:paraId="738C101E" w14:textId="77777777" w:rsidR="002D21CE" w:rsidRPr="002D21CE" w:rsidRDefault="002D21CE" w:rsidP="002D21CE">
                      <w:pPr>
                        <w:shd w:val="clear" w:color="auto" w:fill="1F1F1F"/>
                        <w:spacing w:line="285" w:lineRule="atLeast"/>
                        <w:rPr>
                          <w:rFonts w:ascii="Consolas" w:eastAsia="Times New Roman" w:hAnsi="Consolas" w:cs="Times New Roman"/>
                          <w:color w:val="CCCCCC"/>
                          <w:sz w:val="21"/>
                          <w:szCs w:val="21"/>
                        </w:rPr>
                      </w:pPr>
                      <w:r w:rsidRPr="002D21CE">
                        <w:rPr>
                          <w:rFonts w:ascii="Consolas" w:eastAsia="Times New Roman" w:hAnsi="Consolas" w:cs="Times New Roman"/>
                          <w:color w:val="CCCCCC"/>
                          <w:sz w:val="21"/>
                          <w:szCs w:val="21"/>
                        </w:rPr>
                        <w:t xml:space="preserve">    </w:t>
                      </w:r>
                      <w:r w:rsidRPr="002D21CE">
                        <w:rPr>
                          <w:rFonts w:ascii="Consolas" w:eastAsia="Times New Roman" w:hAnsi="Consolas" w:cs="Times New Roman"/>
                          <w:color w:val="C586C0"/>
                          <w:sz w:val="21"/>
                          <w:szCs w:val="21"/>
                        </w:rPr>
                        <w:t>for</w:t>
                      </w:r>
                      <w:r w:rsidRPr="002D21CE">
                        <w:rPr>
                          <w:rFonts w:ascii="Consolas" w:eastAsia="Times New Roman" w:hAnsi="Consolas" w:cs="Times New Roman"/>
                          <w:color w:val="CCCCCC"/>
                          <w:sz w:val="21"/>
                          <w:szCs w:val="21"/>
                        </w:rPr>
                        <w:t xml:space="preserve"> </w:t>
                      </w:r>
                      <w:proofErr w:type="spellStart"/>
                      <w:r w:rsidRPr="002D21CE">
                        <w:rPr>
                          <w:rFonts w:ascii="Consolas" w:eastAsia="Times New Roman" w:hAnsi="Consolas" w:cs="Times New Roman"/>
                          <w:color w:val="9CDCFE"/>
                          <w:sz w:val="21"/>
                          <w:szCs w:val="21"/>
                        </w:rPr>
                        <w:t>i</w:t>
                      </w:r>
                      <w:proofErr w:type="spellEnd"/>
                      <w:r w:rsidRPr="002D21CE">
                        <w:rPr>
                          <w:rFonts w:ascii="Consolas" w:eastAsia="Times New Roman" w:hAnsi="Consolas" w:cs="Times New Roman"/>
                          <w:color w:val="CCCCCC"/>
                          <w:sz w:val="21"/>
                          <w:szCs w:val="21"/>
                        </w:rPr>
                        <w:t xml:space="preserve"> </w:t>
                      </w:r>
                      <w:r w:rsidRPr="002D21CE">
                        <w:rPr>
                          <w:rFonts w:ascii="Consolas" w:eastAsia="Times New Roman" w:hAnsi="Consolas" w:cs="Times New Roman"/>
                          <w:color w:val="C586C0"/>
                          <w:sz w:val="21"/>
                          <w:szCs w:val="21"/>
                        </w:rPr>
                        <w:t>in</w:t>
                      </w:r>
                      <w:r w:rsidRPr="002D21CE">
                        <w:rPr>
                          <w:rFonts w:ascii="Consolas" w:eastAsia="Times New Roman" w:hAnsi="Consolas" w:cs="Times New Roman"/>
                          <w:color w:val="CCCCCC"/>
                          <w:sz w:val="21"/>
                          <w:szCs w:val="21"/>
                        </w:rPr>
                        <w:t xml:space="preserve"> </w:t>
                      </w:r>
                      <w:r w:rsidRPr="002D21CE">
                        <w:rPr>
                          <w:rFonts w:ascii="Consolas" w:eastAsia="Times New Roman" w:hAnsi="Consolas" w:cs="Times New Roman"/>
                          <w:color w:val="4EC9B0"/>
                          <w:sz w:val="21"/>
                          <w:szCs w:val="21"/>
                        </w:rPr>
                        <w:t>range</w:t>
                      </w:r>
                      <w:r w:rsidRPr="002D21CE">
                        <w:rPr>
                          <w:rFonts w:ascii="Consolas" w:eastAsia="Times New Roman" w:hAnsi="Consolas" w:cs="Times New Roman"/>
                          <w:color w:val="CCCCCC"/>
                          <w:sz w:val="21"/>
                          <w:szCs w:val="21"/>
                        </w:rPr>
                        <w:t>(</w:t>
                      </w:r>
                      <w:proofErr w:type="spellStart"/>
                      <w:r w:rsidRPr="002D21CE">
                        <w:rPr>
                          <w:rFonts w:ascii="Consolas" w:eastAsia="Times New Roman" w:hAnsi="Consolas" w:cs="Times New Roman"/>
                          <w:color w:val="DCDCAA"/>
                          <w:sz w:val="21"/>
                          <w:szCs w:val="21"/>
                        </w:rPr>
                        <w:t>len</w:t>
                      </w:r>
                      <w:proofErr w:type="spellEnd"/>
                      <w:r w:rsidRPr="002D21CE">
                        <w:rPr>
                          <w:rFonts w:ascii="Consolas" w:eastAsia="Times New Roman" w:hAnsi="Consolas" w:cs="Times New Roman"/>
                          <w:color w:val="CCCCCC"/>
                          <w:sz w:val="21"/>
                          <w:szCs w:val="21"/>
                        </w:rPr>
                        <w:t>(</w:t>
                      </w:r>
                      <w:proofErr w:type="spellStart"/>
                      <w:r w:rsidRPr="002D21CE">
                        <w:rPr>
                          <w:rFonts w:ascii="Consolas" w:eastAsia="Times New Roman" w:hAnsi="Consolas" w:cs="Times New Roman"/>
                          <w:color w:val="9CDCFE"/>
                          <w:sz w:val="21"/>
                          <w:szCs w:val="21"/>
                        </w:rPr>
                        <w:t>unique_descriptions</w:t>
                      </w:r>
                      <w:proofErr w:type="spellEnd"/>
                      <w:r w:rsidRPr="002D21CE">
                        <w:rPr>
                          <w:rFonts w:ascii="Consolas" w:eastAsia="Times New Roman" w:hAnsi="Consolas" w:cs="Times New Roman"/>
                          <w:color w:val="CCCCCC"/>
                          <w:sz w:val="21"/>
                          <w:szCs w:val="21"/>
                        </w:rPr>
                        <w:t>)):</w:t>
                      </w:r>
                    </w:p>
                    <w:p w14:paraId="5F533912" w14:textId="77777777" w:rsidR="002D21CE" w:rsidRPr="002D21CE" w:rsidRDefault="002D21CE" w:rsidP="002D21CE">
                      <w:pPr>
                        <w:shd w:val="clear" w:color="auto" w:fill="1F1F1F"/>
                        <w:spacing w:line="285" w:lineRule="atLeast"/>
                        <w:rPr>
                          <w:rFonts w:ascii="Consolas" w:eastAsia="Times New Roman" w:hAnsi="Consolas" w:cs="Times New Roman"/>
                          <w:color w:val="CCCCCC"/>
                          <w:sz w:val="21"/>
                          <w:szCs w:val="21"/>
                        </w:rPr>
                      </w:pPr>
                      <w:r w:rsidRPr="002D21CE">
                        <w:rPr>
                          <w:rFonts w:ascii="Consolas" w:eastAsia="Times New Roman" w:hAnsi="Consolas" w:cs="Times New Roman"/>
                          <w:color w:val="CCCCCC"/>
                          <w:sz w:val="21"/>
                          <w:szCs w:val="21"/>
                        </w:rPr>
                        <w:t xml:space="preserve">        </w:t>
                      </w:r>
                      <w:proofErr w:type="spellStart"/>
                      <w:proofErr w:type="gramStart"/>
                      <w:r w:rsidRPr="002D21CE">
                        <w:rPr>
                          <w:rFonts w:ascii="Consolas" w:eastAsia="Times New Roman" w:hAnsi="Consolas" w:cs="Times New Roman"/>
                          <w:color w:val="9CDCFE"/>
                          <w:sz w:val="21"/>
                          <w:szCs w:val="21"/>
                        </w:rPr>
                        <w:t>colors</w:t>
                      </w:r>
                      <w:r w:rsidRPr="002D21CE">
                        <w:rPr>
                          <w:rFonts w:ascii="Consolas" w:eastAsia="Times New Roman" w:hAnsi="Consolas" w:cs="Times New Roman"/>
                          <w:color w:val="CCCCCC"/>
                          <w:sz w:val="21"/>
                          <w:szCs w:val="21"/>
                        </w:rPr>
                        <w:t>.</w:t>
                      </w:r>
                      <w:r w:rsidRPr="002D21CE">
                        <w:rPr>
                          <w:rFonts w:ascii="Consolas" w:eastAsia="Times New Roman" w:hAnsi="Consolas" w:cs="Times New Roman"/>
                          <w:color w:val="DCDCAA"/>
                          <w:sz w:val="21"/>
                          <w:szCs w:val="21"/>
                        </w:rPr>
                        <w:t>append</w:t>
                      </w:r>
                      <w:proofErr w:type="spellEnd"/>
                      <w:proofErr w:type="gramEnd"/>
                      <w:r w:rsidRPr="002D21CE">
                        <w:rPr>
                          <w:rFonts w:ascii="Consolas" w:eastAsia="Times New Roman" w:hAnsi="Consolas" w:cs="Times New Roman"/>
                          <w:color w:val="CCCCCC"/>
                          <w:sz w:val="21"/>
                          <w:szCs w:val="21"/>
                        </w:rPr>
                        <w:t>(</w:t>
                      </w:r>
                      <w:proofErr w:type="spellStart"/>
                      <w:r w:rsidRPr="002D21CE">
                        <w:rPr>
                          <w:rFonts w:ascii="Consolas" w:eastAsia="Times New Roman" w:hAnsi="Consolas" w:cs="Times New Roman"/>
                          <w:color w:val="9CDCFE"/>
                          <w:sz w:val="21"/>
                          <w:szCs w:val="21"/>
                        </w:rPr>
                        <w:t>i</w:t>
                      </w:r>
                      <w:proofErr w:type="spellEnd"/>
                      <w:r w:rsidRPr="002D21CE">
                        <w:rPr>
                          <w:rFonts w:ascii="Consolas" w:eastAsia="Times New Roman" w:hAnsi="Consolas" w:cs="Times New Roman"/>
                          <w:color w:val="D4D4D4"/>
                          <w:sz w:val="21"/>
                          <w:szCs w:val="21"/>
                        </w:rPr>
                        <w:t>/</w:t>
                      </w:r>
                      <w:proofErr w:type="spellStart"/>
                      <w:r w:rsidRPr="002D21CE">
                        <w:rPr>
                          <w:rFonts w:ascii="Consolas" w:eastAsia="Times New Roman" w:hAnsi="Consolas" w:cs="Times New Roman"/>
                          <w:color w:val="DCDCAA"/>
                          <w:sz w:val="21"/>
                          <w:szCs w:val="21"/>
                        </w:rPr>
                        <w:t>len</w:t>
                      </w:r>
                      <w:proofErr w:type="spellEnd"/>
                      <w:r w:rsidRPr="002D21CE">
                        <w:rPr>
                          <w:rFonts w:ascii="Consolas" w:eastAsia="Times New Roman" w:hAnsi="Consolas" w:cs="Times New Roman"/>
                          <w:color w:val="CCCCCC"/>
                          <w:sz w:val="21"/>
                          <w:szCs w:val="21"/>
                        </w:rPr>
                        <w:t>(</w:t>
                      </w:r>
                      <w:proofErr w:type="spellStart"/>
                      <w:r w:rsidRPr="002D21CE">
                        <w:rPr>
                          <w:rFonts w:ascii="Consolas" w:eastAsia="Times New Roman" w:hAnsi="Consolas" w:cs="Times New Roman"/>
                          <w:color w:val="9CDCFE"/>
                          <w:sz w:val="21"/>
                          <w:szCs w:val="21"/>
                        </w:rPr>
                        <w:t>unique_descriptions</w:t>
                      </w:r>
                      <w:proofErr w:type="spellEnd"/>
                      <w:r w:rsidRPr="002D21CE">
                        <w:rPr>
                          <w:rFonts w:ascii="Consolas" w:eastAsia="Times New Roman" w:hAnsi="Consolas" w:cs="Times New Roman"/>
                          <w:color w:val="CCCCCC"/>
                          <w:sz w:val="21"/>
                          <w:szCs w:val="21"/>
                        </w:rPr>
                        <w:t>))</w:t>
                      </w:r>
                    </w:p>
                    <w:p w14:paraId="2C66651B" w14:textId="47FAD061" w:rsidR="00DB3A22" w:rsidRPr="00836708" w:rsidRDefault="00DB3A22" w:rsidP="00836708">
                      <w:pPr>
                        <w:shd w:val="clear" w:color="auto" w:fill="1F1F1F"/>
                        <w:spacing w:line="285" w:lineRule="atLeast"/>
                        <w:rPr>
                          <w:rFonts w:ascii="Consolas" w:eastAsia="Times New Roman" w:hAnsi="Consolas" w:cs="Times New Roman"/>
                          <w:color w:val="CCCCCC"/>
                          <w:sz w:val="21"/>
                          <w:szCs w:val="21"/>
                        </w:rPr>
                      </w:pPr>
                    </w:p>
                  </w:txbxContent>
                </v:textbox>
                <w10:wrap type="topAndBottom" anchorx="margin"/>
              </v:shape>
            </w:pict>
          </mc:Fallback>
        </mc:AlternateContent>
      </w:r>
    </w:p>
    <w:p w14:paraId="405E2B55" w14:textId="6843FB34" w:rsidR="00DB3A22" w:rsidRDefault="002D21CE" w:rsidP="008F0F15">
      <w:commentRangeStart w:id="15"/>
      <w:r>
        <w:t>Figure X</w:t>
      </w:r>
      <w:commentRangeEnd w:id="15"/>
      <w:r>
        <w:rPr>
          <w:rStyle w:val="CommentReference"/>
        </w:rPr>
        <w:commentReference w:id="15"/>
      </w:r>
      <w:r>
        <w:t xml:space="preserve">: </w:t>
      </w:r>
      <w:proofErr w:type="spellStart"/>
      <w:r>
        <w:t>display_data</w:t>
      </w:r>
      <w:proofErr w:type="spellEnd"/>
      <w:r>
        <w:t xml:space="preserve"> part 1</w:t>
      </w:r>
    </w:p>
    <w:p w14:paraId="0305C534" w14:textId="77777777" w:rsidR="00663E24" w:rsidRDefault="00663E24" w:rsidP="008F0F15"/>
    <w:p w14:paraId="362E77FE" w14:textId="593DF274" w:rsidR="002D21CE" w:rsidRDefault="002D21CE" w:rsidP="008F0F15">
      <w:r>
        <w:t xml:space="preserve">The </w:t>
      </w:r>
      <w:proofErr w:type="spellStart"/>
      <w:r>
        <w:t>display_data</w:t>
      </w:r>
      <w:proofErr w:type="spellEnd"/>
      <w:r>
        <w:t xml:space="preserve"> function is too long to be displayed on one page of this report so it will be split into 2 figures. The first part of this function removes any unwanted data from the dataset. For example, if the user only wants to display only the dead trees on the map so they can work on removing them, they simply enter Dead Trees into the subse</w:t>
      </w:r>
      <w:r w:rsidR="00D942E1">
        <w:t xml:space="preserve">t. Then the x and y coordinates and task descriptions a separated from the input list. With the list of descriptions, all of the unique values are found so they can later be plotted separately. The colors list is not necessary anymore. The </w:t>
      </w:r>
      <w:proofErr w:type="spellStart"/>
      <w:r w:rsidR="00D942E1">
        <w:t>display_data</w:t>
      </w:r>
      <w:proofErr w:type="spellEnd"/>
      <w:r w:rsidR="00D942E1">
        <w:t xml:space="preserve"> function has much room for improvement because it contains many features with are unused. These features have not been removed out of caution against </w:t>
      </w:r>
      <w:commentRangeStart w:id="16"/>
      <w:r w:rsidR="00D942E1">
        <w:t>premature optimization.</w:t>
      </w:r>
      <w:commentRangeEnd w:id="16"/>
      <w:r w:rsidR="00D942E1">
        <w:rPr>
          <w:rStyle w:val="CommentReference"/>
        </w:rPr>
        <w:commentReference w:id="16"/>
      </w:r>
    </w:p>
    <w:p w14:paraId="0E6129C7" w14:textId="6C1045B9" w:rsidR="00D942E1" w:rsidRDefault="00D942E1" w:rsidP="008F0F15">
      <w:commentRangeStart w:id="17"/>
      <w:r>
        <w:rPr>
          <w:noProof/>
        </w:rPr>
        <w:lastRenderedPageBreak/>
        <mc:AlternateContent>
          <mc:Choice Requires="wps">
            <w:drawing>
              <wp:anchor distT="45720" distB="45720" distL="114300" distR="114300" simplePos="0" relativeHeight="251671552" behindDoc="0" locked="0" layoutInCell="1" allowOverlap="1" wp14:anchorId="0AE5E1A2" wp14:editId="5B513ABB">
                <wp:simplePos x="0" y="0"/>
                <wp:positionH relativeFrom="margin">
                  <wp:align>right</wp:align>
                </wp:positionH>
                <wp:positionV relativeFrom="paragraph">
                  <wp:posOffset>177165</wp:posOffset>
                </wp:positionV>
                <wp:extent cx="5922645" cy="1404620"/>
                <wp:effectExtent l="0" t="0" r="20955" b="22860"/>
                <wp:wrapTopAndBottom/>
                <wp:docPr id="14722607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2645" cy="1404620"/>
                        </a:xfrm>
                        <a:prstGeom prst="rect">
                          <a:avLst/>
                        </a:prstGeom>
                        <a:solidFill>
                          <a:srgbClr val="FFFFFF"/>
                        </a:solidFill>
                        <a:ln w="9525">
                          <a:solidFill>
                            <a:srgbClr val="000000"/>
                          </a:solidFill>
                          <a:miter lim="800000"/>
                          <a:headEnd/>
                          <a:tailEnd/>
                        </a:ln>
                      </wps:spPr>
                      <wps:txbx>
                        <w:txbxContent>
                          <w:p w14:paraId="2A5C9435" w14:textId="5642E213" w:rsidR="00D942E1" w:rsidRPr="00D942E1" w:rsidRDefault="00D942E1" w:rsidP="00D942E1">
                            <w:pPr>
                              <w:shd w:val="clear" w:color="auto" w:fill="1F1F1F"/>
                              <w:spacing w:line="285" w:lineRule="atLeast"/>
                              <w:rPr>
                                <w:rFonts w:ascii="Consolas" w:eastAsia="Times New Roman" w:hAnsi="Consolas" w:cs="Times New Roman"/>
                                <w:color w:val="CCCCCC"/>
                                <w:sz w:val="21"/>
                                <w:szCs w:val="21"/>
                              </w:rPr>
                            </w:pPr>
                            <w:r w:rsidRPr="00D942E1">
                              <w:rPr>
                                <w:rFonts w:ascii="Consolas" w:eastAsia="Times New Roman" w:hAnsi="Consolas" w:cs="Times New Roman"/>
                                <w:color w:val="CCCCCC"/>
                                <w:sz w:val="21"/>
                                <w:szCs w:val="21"/>
                              </w:rPr>
                              <w:t xml:space="preserve">    </w:t>
                            </w:r>
                            <w:r w:rsidRPr="00D942E1">
                              <w:rPr>
                                <w:rFonts w:ascii="Consolas" w:eastAsia="Times New Roman" w:hAnsi="Consolas" w:cs="Times New Roman"/>
                                <w:color w:val="C586C0"/>
                                <w:sz w:val="21"/>
                                <w:szCs w:val="21"/>
                              </w:rPr>
                              <w:t>for</w:t>
                            </w:r>
                            <w:r w:rsidRPr="00D942E1">
                              <w:rPr>
                                <w:rFonts w:ascii="Consolas" w:eastAsia="Times New Roman" w:hAnsi="Consolas" w:cs="Times New Roman"/>
                                <w:color w:val="CCCCCC"/>
                                <w:sz w:val="21"/>
                                <w:szCs w:val="21"/>
                              </w:rPr>
                              <w:t xml:space="preserve"> </w:t>
                            </w:r>
                            <w:proofErr w:type="spellStart"/>
                            <w:r w:rsidRPr="00D942E1">
                              <w:rPr>
                                <w:rFonts w:ascii="Consolas" w:eastAsia="Times New Roman" w:hAnsi="Consolas" w:cs="Times New Roman"/>
                                <w:color w:val="9CDCFE"/>
                                <w:sz w:val="21"/>
                                <w:szCs w:val="21"/>
                              </w:rPr>
                              <w:t>i</w:t>
                            </w:r>
                            <w:proofErr w:type="spellEnd"/>
                            <w:r w:rsidRPr="00D942E1">
                              <w:rPr>
                                <w:rFonts w:ascii="Consolas" w:eastAsia="Times New Roman" w:hAnsi="Consolas" w:cs="Times New Roman"/>
                                <w:color w:val="CCCCCC"/>
                                <w:sz w:val="21"/>
                                <w:szCs w:val="21"/>
                              </w:rPr>
                              <w:t xml:space="preserve"> </w:t>
                            </w:r>
                            <w:r w:rsidRPr="00D942E1">
                              <w:rPr>
                                <w:rFonts w:ascii="Consolas" w:eastAsia="Times New Roman" w:hAnsi="Consolas" w:cs="Times New Roman"/>
                                <w:color w:val="C586C0"/>
                                <w:sz w:val="21"/>
                                <w:szCs w:val="21"/>
                              </w:rPr>
                              <w:t>in</w:t>
                            </w:r>
                            <w:r w:rsidRPr="00D942E1">
                              <w:rPr>
                                <w:rFonts w:ascii="Consolas" w:eastAsia="Times New Roman" w:hAnsi="Consolas" w:cs="Times New Roman"/>
                                <w:color w:val="CCCCCC"/>
                                <w:sz w:val="21"/>
                                <w:szCs w:val="21"/>
                              </w:rPr>
                              <w:t xml:space="preserve"> </w:t>
                            </w:r>
                            <w:r w:rsidRPr="00D942E1">
                              <w:rPr>
                                <w:rFonts w:ascii="Consolas" w:eastAsia="Times New Roman" w:hAnsi="Consolas" w:cs="Times New Roman"/>
                                <w:color w:val="4EC9B0"/>
                                <w:sz w:val="21"/>
                                <w:szCs w:val="21"/>
                              </w:rPr>
                              <w:t>range</w:t>
                            </w:r>
                            <w:r w:rsidRPr="00D942E1">
                              <w:rPr>
                                <w:rFonts w:ascii="Consolas" w:eastAsia="Times New Roman" w:hAnsi="Consolas" w:cs="Times New Roman"/>
                                <w:color w:val="CCCCCC"/>
                                <w:sz w:val="21"/>
                                <w:szCs w:val="21"/>
                              </w:rPr>
                              <w:t>(</w:t>
                            </w:r>
                            <w:proofErr w:type="spellStart"/>
                            <w:r w:rsidRPr="00D942E1">
                              <w:rPr>
                                <w:rFonts w:ascii="Consolas" w:eastAsia="Times New Roman" w:hAnsi="Consolas" w:cs="Times New Roman"/>
                                <w:color w:val="DCDCAA"/>
                                <w:sz w:val="21"/>
                                <w:szCs w:val="21"/>
                              </w:rPr>
                              <w:t>len</w:t>
                            </w:r>
                            <w:proofErr w:type="spellEnd"/>
                            <w:r w:rsidRPr="00D942E1">
                              <w:rPr>
                                <w:rFonts w:ascii="Consolas" w:eastAsia="Times New Roman" w:hAnsi="Consolas" w:cs="Times New Roman"/>
                                <w:color w:val="CCCCCC"/>
                                <w:sz w:val="21"/>
                                <w:szCs w:val="21"/>
                              </w:rPr>
                              <w:t>(</w:t>
                            </w:r>
                            <w:r w:rsidRPr="00D942E1">
                              <w:rPr>
                                <w:rFonts w:ascii="Consolas" w:eastAsia="Times New Roman" w:hAnsi="Consolas" w:cs="Times New Roman"/>
                                <w:color w:val="9CDCFE"/>
                                <w:sz w:val="21"/>
                                <w:szCs w:val="21"/>
                              </w:rPr>
                              <w:t>colors</w:t>
                            </w:r>
                            <w:r w:rsidRPr="00D942E1">
                              <w:rPr>
                                <w:rFonts w:ascii="Consolas" w:eastAsia="Times New Roman" w:hAnsi="Consolas" w:cs="Times New Roman"/>
                                <w:color w:val="CCCCCC"/>
                                <w:sz w:val="21"/>
                                <w:szCs w:val="21"/>
                              </w:rPr>
                              <w:t>)):</w:t>
                            </w:r>
                          </w:p>
                          <w:p w14:paraId="3CAE8760" w14:textId="77777777" w:rsidR="00D942E1" w:rsidRPr="00D942E1" w:rsidRDefault="00D942E1" w:rsidP="00D942E1">
                            <w:pPr>
                              <w:shd w:val="clear" w:color="auto" w:fill="1F1F1F"/>
                              <w:spacing w:line="285" w:lineRule="atLeast"/>
                              <w:rPr>
                                <w:rFonts w:ascii="Consolas" w:eastAsia="Times New Roman" w:hAnsi="Consolas" w:cs="Times New Roman"/>
                                <w:color w:val="CCCCCC"/>
                                <w:sz w:val="21"/>
                                <w:szCs w:val="21"/>
                              </w:rPr>
                            </w:pPr>
                            <w:r w:rsidRPr="00D942E1">
                              <w:rPr>
                                <w:rFonts w:ascii="Consolas" w:eastAsia="Times New Roman" w:hAnsi="Consolas" w:cs="Times New Roman"/>
                                <w:color w:val="CCCCCC"/>
                                <w:sz w:val="21"/>
                                <w:szCs w:val="21"/>
                              </w:rPr>
                              <w:t xml:space="preserve">        </w:t>
                            </w:r>
                            <w:proofErr w:type="spellStart"/>
                            <w:r w:rsidRPr="00D942E1">
                              <w:rPr>
                                <w:rFonts w:ascii="Consolas" w:eastAsia="Times New Roman" w:hAnsi="Consolas" w:cs="Times New Roman"/>
                                <w:color w:val="9CDCFE"/>
                                <w:sz w:val="21"/>
                                <w:szCs w:val="21"/>
                              </w:rPr>
                              <w:t>current_x</w:t>
                            </w:r>
                            <w:proofErr w:type="spellEnd"/>
                            <w:r w:rsidRPr="00D942E1">
                              <w:rPr>
                                <w:rFonts w:ascii="Consolas" w:eastAsia="Times New Roman" w:hAnsi="Consolas" w:cs="Times New Roman"/>
                                <w:color w:val="CCCCCC"/>
                                <w:sz w:val="21"/>
                                <w:szCs w:val="21"/>
                              </w:rPr>
                              <w:t xml:space="preserve"> </w:t>
                            </w:r>
                            <w:proofErr w:type="gramStart"/>
                            <w:r w:rsidRPr="00D942E1">
                              <w:rPr>
                                <w:rFonts w:ascii="Consolas" w:eastAsia="Times New Roman" w:hAnsi="Consolas" w:cs="Times New Roman"/>
                                <w:color w:val="D4D4D4"/>
                                <w:sz w:val="21"/>
                                <w:szCs w:val="21"/>
                              </w:rPr>
                              <w:t>=</w:t>
                            </w:r>
                            <w:r w:rsidRPr="00D942E1">
                              <w:rPr>
                                <w:rFonts w:ascii="Consolas" w:eastAsia="Times New Roman" w:hAnsi="Consolas" w:cs="Times New Roman"/>
                                <w:color w:val="CCCCCC"/>
                                <w:sz w:val="21"/>
                                <w:szCs w:val="21"/>
                              </w:rPr>
                              <w:t>[</w:t>
                            </w:r>
                            <w:proofErr w:type="gramEnd"/>
                            <w:r w:rsidRPr="00D942E1">
                              <w:rPr>
                                <w:rFonts w:ascii="Consolas" w:eastAsia="Times New Roman" w:hAnsi="Consolas" w:cs="Times New Roman"/>
                                <w:color w:val="CCCCCC"/>
                                <w:sz w:val="21"/>
                                <w:szCs w:val="21"/>
                              </w:rPr>
                              <w:t>]</w:t>
                            </w:r>
                          </w:p>
                          <w:p w14:paraId="0E8C4AB7" w14:textId="77777777" w:rsidR="00D942E1" w:rsidRPr="00D942E1" w:rsidRDefault="00D942E1" w:rsidP="00D942E1">
                            <w:pPr>
                              <w:shd w:val="clear" w:color="auto" w:fill="1F1F1F"/>
                              <w:spacing w:line="285" w:lineRule="atLeast"/>
                              <w:rPr>
                                <w:rFonts w:ascii="Consolas" w:eastAsia="Times New Roman" w:hAnsi="Consolas" w:cs="Times New Roman"/>
                                <w:color w:val="CCCCCC"/>
                                <w:sz w:val="21"/>
                                <w:szCs w:val="21"/>
                              </w:rPr>
                            </w:pPr>
                            <w:r w:rsidRPr="00D942E1">
                              <w:rPr>
                                <w:rFonts w:ascii="Consolas" w:eastAsia="Times New Roman" w:hAnsi="Consolas" w:cs="Times New Roman"/>
                                <w:color w:val="CCCCCC"/>
                                <w:sz w:val="21"/>
                                <w:szCs w:val="21"/>
                              </w:rPr>
                              <w:t xml:space="preserve">        </w:t>
                            </w:r>
                            <w:proofErr w:type="spellStart"/>
                            <w:r w:rsidRPr="00D942E1">
                              <w:rPr>
                                <w:rFonts w:ascii="Consolas" w:eastAsia="Times New Roman" w:hAnsi="Consolas" w:cs="Times New Roman"/>
                                <w:color w:val="9CDCFE"/>
                                <w:sz w:val="21"/>
                                <w:szCs w:val="21"/>
                              </w:rPr>
                              <w:t>current_y</w:t>
                            </w:r>
                            <w:proofErr w:type="spellEnd"/>
                            <w:r w:rsidRPr="00D942E1">
                              <w:rPr>
                                <w:rFonts w:ascii="Consolas" w:eastAsia="Times New Roman" w:hAnsi="Consolas" w:cs="Times New Roman"/>
                                <w:color w:val="CCCCCC"/>
                                <w:sz w:val="21"/>
                                <w:szCs w:val="21"/>
                              </w:rPr>
                              <w:t xml:space="preserve"> </w:t>
                            </w:r>
                            <w:proofErr w:type="gramStart"/>
                            <w:r w:rsidRPr="00D942E1">
                              <w:rPr>
                                <w:rFonts w:ascii="Consolas" w:eastAsia="Times New Roman" w:hAnsi="Consolas" w:cs="Times New Roman"/>
                                <w:color w:val="D4D4D4"/>
                                <w:sz w:val="21"/>
                                <w:szCs w:val="21"/>
                              </w:rPr>
                              <w:t>=</w:t>
                            </w:r>
                            <w:r w:rsidRPr="00D942E1">
                              <w:rPr>
                                <w:rFonts w:ascii="Consolas" w:eastAsia="Times New Roman" w:hAnsi="Consolas" w:cs="Times New Roman"/>
                                <w:color w:val="CCCCCC"/>
                                <w:sz w:val="21"/>
                                <w:szCs w:val="21"/>
                              </w:rPr>
                              <w:t>[</w:t>
                            </w:r>
                            <w:proofErr w:type="gramEnd"/>
                            <w:r w:rsidRPr="00D942E1">
                              <w:rPr>
                                <w:rFonts w:ascii="Consolas" w:eastAsia="Times New Roman" w:hAnsi="Consolas" w:cs="Times New Roman"/>
                                <w:color w:val="CCCCCC"/>
                                <w:sz w:val="21"/>
                                <w:szCs w:val="21"/>
                              </w:rPr>
                              <w:t>]</w:t>
                            </w:r>
                          </w:p>
                          <w:p w14:paraId="371B03FB" w14:textId="77777777" w:rsidR="00D942E1" w:rsidRPr="00D942E1" w:rsidRDefault="00D942E1" w:rsidP="00D942E1">
                            <w:pPr>
                              <w:shd w:val="clear" w:color="auto" w:fill="1F1F1F"/>
                              <w:spacing w:line="285" w:lineRule="atLeast"/>
                              <w:rPr>
                                <w:rFonts w:ascii="Consolas" w:eastAsia="Times New Roman" w:hAnsi="Consolas" w:cs="Times New Roman"/>
                                <w:color w:val="CCCCCC"/>
                                <w:sz w:val="21"/>
                                <w:szCs w:val="21"/>
                              </w:rPr>
                            </w:pPr>
                            <w:r w:rsidRPr="00D942E1">
                              <w:rPr>
                                <w:rFonts w:ascii="Consolas" w:eastAsia="Times New Roman" w:hAnsi="Consolas" w:cs="Times New Roman"/>
                                <w:color w:val="CCCCCC"/>
                                <w:sz w:val="21"/>
                                <w:szCs w:val="21"/>
                              </w:rPr>
                              <w:t xml:space="preserve">        </w:t>
                            </w:r>
                            <w:proofErr w:type="spellStart"/>
                            <w:r w:rsidRPr="00D942E1">
                              <w:rPr>
                                <w:rFonts w:ascii="Consolas" w:eastAsia="Times New Roman" w:hAnsi="Consolas" w:cs="Times New Roman"/>
                                <w:color w:val="9CDCFE"/>
                                <w:sz w:val="21"/>
                                <w:szCs w:val="21"/>
                              </w:rPr>
                              <w:t>current_color</w:t>
                            </w:r>
                            <w:proofErr w:type="spellEnd"/>
                            <w:r w:rsidRPr="00D942E1">
                              <w:rPr>
                                <w:rFonts w:ascii="Consolas" w:eastAsia="Times New Roman" w:hAnsi="Consolas" w:cs="Times New Roman"/>
                                <w:color w:val="CCCCCC"/>
                                <w:sz w:val="21"/>
                                <w:szCs w:val="21"/>
                              </w:rPr>
                              <w:t xml:space="preserve"> </w:t>
                            </w:r>
                            <w:r w:rsidRPr="00D942E1">
                              <w:rPr>
                                <w:rFonts w:ascii="Consolas" w:eastAsia="Times New Roman" w:hAnsi="Consolas" w:cs="Times New Roman"/>
                                <w:color w:val="D4D4D4"/>
                                <w:sz w:val="21"/>
                                <w:szCs w:val="21"/>
                              </w:rPr>
                              <w:t>=</w:t>
                            </w:r>
                            <w:r w:rsidRPr="00D942E1">
                              <w:rPr>
                                <w:rFonts w:ascii="Consolas" w:eastAsia="Times New Roman" w:hAnsi="Consolas" w:cs="Times New Roman"/>
                                <w:color w:val="CCCCCC"/>
                                <w:sz w:val="21"/>
                                <w:szCs w:val="21"/>
                              </w:rPr>
                              <w:t xml:space="preserve"> []</w:t>
                            </w:r>
                          </w:p>
                          <w:p w14:paraId="22748230" w14:textId="77777777" w:rsidR="00D942E1" w:rsidRPr="00D942E1" w:rsidRDefault="00D942E1" w:rsidP="00D942E1">
                            <w:pPr>
                              <w:shd w:val="clear" w:color="auto" w:fill="1F1F1F"/>
                              <w:spacing w:line="285" w:lineRule="atLeast"/>
                              <w:rPr>
                                <w:rFonts w:ascii="Consolas" w:eastAsia="Times New Roman" w:hAnsi="Consolas" w:cs="Times New Roman"/>
                                <w:color w:val="CCCCCC"/>
                                <w:sz w:val="21"/>
                                <w:szCs w:val="21"/>
                              </w:rPr>
                            </w:pPr>
                            <w:r w:rsidRPr="00D942E1">
                              <w:rPr>
                                <w:rFonts w:ascii="Consolas" w:eastAsia="Times New Roman" w:hAnsi="Consolas" w:cs="Times New Roman"/>
                                <w:color w:val="CCCCCC"/>
                                <w:sz w:val="21"/>
                                <w:szCs w:val="21"/>
                              </w:rPr>
                              <w:t xml:space="preserve">        </w:t>
                            </w:r>
                            <w:r w:rsidRPr="00D942E1">
                              <w:rPr>
                                <w:rFonts w:ascii="Consolas" w:eastAsia="Times New Roman" w:hAnsi="Consolas" w:cs="Times New Roman"/>
                                <w:color w:val="C586C0"/>
                                <w:sz w:val="21"/>
                                <w:szCs w:val="21"/>
                              </w:rPr>
                              <w:t>for</w:t>
                            </w:r>
                            <w:r w:rsidRPr="00D942E1">
                              <w:rPr>
                                <w:rFonts w:ascii="Consolas" w:eastAsia="Times New Roman" w:hAnsi="Consolas" w:cs="Times New Roman"/>
                                <w:color w:val="CCCCCC"/>
                                <w:sz w:val="21"/>
                                <w:szCs w:val="21"/>
                              </w:rPr>
                              <w:t xml:space="preserve"> </w:t>
                            </w:r>
                            <w:r w:rsidRPr="00D942E1">
                              <w:rPr>
                                <w:rFonts w:ascii="Consolas" w:eastAsia="Times New Roman" w:hAnsi="Consolas" w:cs="Times New Roman"/>
                                <w:color w:val="9CDCFE"/>
                                <w:sz w:val="21"/>
                                <w:szCs w:val="21"/>
                              </w:rPr>
                              <w:t>j</w:t>
                            </w:r>
                            <w:r w:rsidRPr="00D942E1">
                              <w:rPr>
                                <w:rFonts w:ascii="Consolas" w:eastAsia="Times New Roman" w:hAnsi="Consolas" w:cs="Times New Roman"/>
                                <w:color w:val="CCCCCC"/>
                                <w:sz w:val="21"/>
                                <w:szCs w:val="21"/>
                              </w:rPr>
                              <w:t xml:space="preserve"> </w:t>
                            </w:r>
                            <w:r w:rsidRPr="00D942E1">
                              <w:rPr>
                                <w:rFonts w:ascii="Consolas" w:eastAsia="Times New Roman" w:hAnsi="Consolas" w:cs="Times New Roman"/>
                                <w:color w:val="C586C0"/>
                                <w:sz w:val="21"/>
                                <w:szCs w:val="21"/>
                              </w:rPr>
                              <w:t>in</w:t>
                            </w:r>
                            <w:r w:rsidRPr="00D942E1">
                              <w:rPr>
                                <w:rFonts w:ascii="Consolas" w:eastAsia="Times New Roman" w:hAnsi="Consolas" w:cs="Times New Roman"/>
                                <w:color w:val="CCCCCC"/>
                                <w:sz w:val="21"/>
                                <w:szCs w:val="21"/>
                              </w:rPr>
                              <w:t xml:space="preserve"> </w:t>
                            </w:r>
                            <w:r w:rsidRPr="00D942E1">
                              <w:rPr>
                                <w:rFonts w:ascii="Consolas" w:eastAsia="Times New Roman" w:hAnsi="Consolas" w:cs="Times New Roman"/>
                                <w:color w:val="4EC9B0"/>
                                <w:sz w:val="21"/>
                                <w:szCs w:val="21"/>
                              </w:rPr>
                              <w:t>range</w:t>
                            </w:r>
                            <w:r w:rsidRPr="00D942E1">
                              <w:rPr>
                                <w:rFonts w:ascii="Consolas" w:eastAsia="Times New Roman" w:hAnsi="Consolas" w:cs="Times New Roman"/>
                                <w:color w:val="CCCCCC"/>
                                <w:sz w:val="21"/>
                                <w:szCs w:val="21"/>
                              </w:rPr>
                              <w:t>(</w:t>
                            </w:r>
                            <w:proofErr w:type="spellStart"/>
                            <w:r w:rsidRPr="00D942E1">
                              <w:rPr>
                                <w:rFonts w:ascii="Consolas" w:eastAsia="Times New Roman" w:hAnsi="Consolas" w:cs="Times New Roman"/>
                                <w:color w:val="DCDCAA"/>
                                <w:sz w:val="21"/>
                                <w:szCs w:val="21"/>
                              </w:rPr>
                              <w:t>len</w:t>
                            </w:r>
                            <w:proofErr w:type="spellEnd"/>
                            <w:r w:rsidRPr="00D942E1">
                              <w:rPr>
                                <w:rFonts w:ascii="Consolas" w:eastAsia="Times New Roman" w:hAnsi="Consolas" w:cs="Times New Roman"/>
                                <w:color w:val="CCCCCC"/>
                                <w:sz w:val="21"/>
                                <w:szCs w:val="21"/>
                              </w:rPr>
                              <w:t>(</w:t>
                            </w:r>
                            <w:r w:rsidRPr="00D942E1">
                              <w:rPr>
                                <w:rFonts w:ascii="Consolas" w:eastAsia="Times New Roman" w:hAnsi="Consolas" w:cs="Times New Roman"/>
                                <w:color w:val="9CDCFE"/>
                                <w:sz w:val="21"/>
                                <w:szCs w:val="21"/>
                              </w:rPr>
                              <w:t>descriptions</w:t>
                            </w:r>
                            <w:r w:rsidRPr="00D942E1">
                              <w:rPr>
                                <w:rFonts w:ascii="Consolas" w:eastAsia="Times New Roman" w:hAnsi="Consolas" w:cs="Times New Roman"/>
                                <w:color w:val="CCCCCC"/>
                                <w:sz w:val="21"/>
                                <w:szCs w:val="21"/>
                              </w:rPr>
                              <w:t>)):</w:t>
                            </w:r>
                          </w:p>
                          <w:p w14:paraId="6AB32248" w14:textId="77777777" w:rsidR="00D942E1" w:rsidRPr="00D942E1" w:rsidRDefault="00D942E1" w:rsidP="00D942E1">
                            <w:pPr>
                              <w:shd w:val="clear" w:color="auto" w:fill="1F1F1F"/>
                              <w:spacing w:line="285" w:lineRule="atLeast"/>
                              <w:rPr>
                                <w:rFonts w:ascii="Consolas" w:eastAsia="Times New Roman" w:hAnsi="Consolas" w:cs="Times New Roman"/>
                                <w:color w:val="CCCCCC"/>
                                <w:sz w:val="21"/>
                                <w:szCs w:val="21"/>
                              </w:rPr>
                            </w:pPr>
                            <w:r w:rsidRPr="00D942E1">
                              <w:rPr>
                                <w:rFonts w:ascii="Consolas" w:eastAsia="Times New Roman" w:hAnsi="Consolas" w:cs="Times New Roman"/>
                                <w:color w:val="CCCCCC"/>
                                <w:sz w:val="21"/>
                                <w:szCs w:val="21"/>
                              </w:rPr>
                              <w:t xml:space="preserve">            </w:t>
                            </w:r>
                            <w:r w:rsidRPr="00D942E1">
                              <w:rPr>
                                <w:rFonts w:ascii="Consolas" w:eastAsia="Times New Roman" w:hAnsi="Consolas" w:cs="Times New Roman"/>
                                <w:color w:val="C586C0"/>
                                <w:sz w:val="21"/>
                                <w:szCs w:val="21"/>
                              </w:rPr>
                              <w:t>if</w:t>
                            </w:r>
                            <w:r w:rsidRPr="00D942E1">
                              <w:rPr>
                                <w:rFonts w:ascii="Consolas" w:eastAsia="Times New Roman" w:hAnsi="Consolas" w:cs="Times New Roman"/>
                                <w:color w:val="CCCCCC"/>
                                <w:sz w:val="21"/>
                                <w:szCs w:val="21"/>
                              </w:rPr>
                              <w:t xml:space="preserve"> </w:t>
                            </w:r>
                            <w:proofErr w:type="spellStart"/>
                            <w:r w:rsidRPr="00D942E1">
                              <w:rPr>
                                <w:rFonts w:ascii="Consolas" w:eastAsia="Times New Roman" w:hAnsi="Consolas" w:cs="Times New Roman"/>
                                <w:color w:val="9CDCFE"/>
                                <w:sz w:val="21"/>
                                <w:szCs w:val="21"/>
                              </w:rPr>
                              <w:t>unique_descriptions</w:t>
                            </w:r>
                            <w:proofErr w:type="spellEnd"/>
                            <w:r w:rsidRPr="00D942E1">
                              <w:rPr>
                                <w:rFonts w:ascii="Consolas" w:eastAsia="Times New Roman" w:hAnsi="Consolas" w:cs="Times New Roman"/>
                                <w:color w:val="CCCCCC"/>
                                <w:sz w:val="21"/>
                                <w:szCs w:val="21"/>
                              </w:rPr>
                              <w:t>[</w:t>
                            </w:r>
                            <w:proofErr w:type="spellStart"/>
                            <w:r w:rsidRPr="00D942E1">
                              <w:rPr>
                                <w:rFonts w:ascii="Consolas" w:eastAsia="Times New Roman" w:hAnsi="Consolas" w:cs="Times New Roman"/>
                                <w:color w:val="9CDCFE"/>
                                <w:sz w:val="21"/>
                                <w:szCs w:val="21"/>
                              </w:rPr>
                              <w:t>i</w:t>
                            </w:r>
                            <w:proofErr w:type="spellEnd"/>
                            <w:r w:rsidRPr="00D942E1">
                              <w:rPr>
                                <w:rFonts w:ascii="Consolas" w:eastAsia="Times New Roman" w:hAnsi="Consolas" w:cs="Times New Roman"/>
                                <w:color w:val="CCCCCC"/>
                                <w:sz w:val="21"/>
                                <w:szCs w:val="21"/>
                              </w:rPr>
                              <w:t xml:space="preserve">] </w:t>
                            </w:r>
                            <w:r w:rsidRPr="00D942E1">
                              <w:rPr>
                                <w:rFonts w:ascii="Consolas" w:eastAsia="Times New Roman" w:hAnsi="Consolas" w:cs="Times New Roman"/>
                                <w:color w:val="D4D4D4"/>
                                <w:sz w:val="21"/>
                                <w:szCs w:val="21"/>
                              </w:rPr>
                              <w:t>==</w:t>
                            </w:r>
                            <w:r w:rsidRPr="00D942E1">
                              <w:rPr>
                                <w:rFonts w:ascii="Consolas" w:eastAsia="Times New Roman" w:hAnsi="Consolas" w:cs="Times New Roman"/>
                                <w:color w:val="CCCCCC"/>
                                <w:sz w:val="21"/>
                                <w:szCs w:val="21"/>
                              </w:rPr>
                              <w:t xml:space="preserve"> </w:t>
                            </w:r>
                            <w:r w:rsidRPr="00D942E1">
                              <w:rPr>
                                <w:rFonts w:ascii="Consolas" w:eastAsia="Times New Roman" w:hAnsi="Consolas" w:cs="Times New Roman"/>
                                <w:color w:val="9CDCFE"/>
                                <w:sz w:val="21"/>
                                <w:szCs w:val="21"/>
                              </w:rPr>
                              <w:t>descriptions</w:t>
                            </w:r>
                            <w:r w:rsidRPr="00D942E1">
                              <w:rPr>
                                <w:rFonts w:ascii="Consolas" w:eastAsia="Times New Roman" w:hAnsi="Consolas" w:cs="Times New Roman"/>
                                <w:color w:val="CCCCCC"/>
                                <w:sz w:val="21"/>
                                <w:szCs w:val="21"/>
                              </w:rPr>
                              <w:t>[</w:t>
                            </w:r>
                            <w:r w:rsidRPr="00D942E1">
                              <w:rPr>
                                <w:rFonts w:ascii="Consolas" w:eastAsia="Times New Roman" w:hAnsi="Consolas" w:cs="Times New Roman"/>
                                <w:color w:val="9CDCFE"/>
                                <w:sz w:val="21"/>
                                <w:szCs w:val="21"/>
                              </w:rPr>
                              <w:t>j</w:t>
                            </w:r>
                            <w:r w:rsidRPr="00D942E1">
                              <w:rPr>
                                <w:rFonts w:ascii="Consolas" w:eastAsia="Times New Roman" w:hAnsi="Consolas" w:cs="Times New Roman"/>
                                <w:color w:val="CCCCCC"/>
                                <w:sz w:val="21"/>
                                <w:szCs w:val="21"/>
                              </w:rPr>
                              <w:t>]:</w:t>
                            </w:r>
                          </w:p>
                          <w:p w14:paraId="753722DB" w14:textId="77777777" w:rsidR="00D942E1" w:rsidRPr="00D942E1" w:rsidRDefault="00D942E1" w:rsidP="00D942E1">
                            <w:pPr>
                              <w:shd w:val="clear" w:color="auto" w:fill="1F1F1F"/>
                              <w:spacing w:line="285" w:lineRule="atLeast"/>
                              <w:rPr>
                                <w:rFonts w:ascii="Consolas" w:eastAsia="Times New Roman" w:hAnsi="Consolas" w:cs="Times New Roman"/>
                                <w:color w:val="CCCCCC"/>
                                <w:sz w:val="21"/>
                                <w:szCs w:val="21"/>
                              </w:rPr>
                            </w:pPr>
                            <w:r w:rsidRPr="00D942E1">
                              <w:rPr>
                                <w:rFonts w:ascii="Consolas" w:eastAsia="Times New Roman" w:hAnsi="Consolas" w:cs="Times New Roman"/>
                                <w:color w:val="CCCCCC"/>
                                <w:sz w:val="21"/>
                                <w:szCs w:val="21"/>
                              </w:rPr>
                              <w:t xml:space="preserve">                </w:t>
                            </w:r>
                            <w:proofErr w:type="spellStart"/>
                            <w:r w:rsidRPr="00D942E1">
                              <w:rPr>
                                <w:rFonts w:ascii="Consolas" w:eastAsia="Times New Roman" w:hAnsi="Consolas" w:cs="Times New Roman"/>
                                <w:color w:val="9CDCFE"/>
                                <w:sz w:val="21"/>
                                <w:szCs w:val="21"/>
                              </w:rPr>
                              <w:t>current_</w:t>
                            </w:r>
                            <w:proofErr w:type="gramStart"/>
                            <w:r w:rsidRPr="00D942E1">
                              <w:rPr>
                                <w:rFonts w:ascii="Consolas" w:eastAsia="Times New Roman" w:hAnsi="Consolas" w:cs="Times New Roman"/>
                                <w:color w:val="9CDCFE"/>
                                <w:sz w:val="21"/>
                                <w:szCs w:val="21"/>
                              </w:rPr>
                              <w:t>x</w:t>
                            </w:r>
                            <w:r w:rsidRPr="00D942E1">
                              <w:rPr>
                                <w:rFonts w:ascii="Consolas" w:eastAsia="Times New Roman" w:hAnsi="Consolas" w:cs="Times New Roman"/>
                                <w:color w:val="CCCCCC"/>
                                <w:sz w:val="21"/>
                                <w:szCs w:val="21"/>
                              </w:rPr>
                              <w:t>.</w:t>
                            </w:r>
                            <w:r w:rsidRPr="00D942E1">
                              <w:rPr>
                                <w:rFonts w:ascii="Consolas" w:eastAsia="Times New Roman" w:hAnsi="Consolas" w:cs="Times New Roman"/>
                                <w:color w:val="DCDCAA"/>
                                <w:sz w:val="21"/>
                                <w:szCs w:val="21"/>
                              </w:rPr>
                              <w:t>append</w:t>
                            </w:r>
                            <w:proofErr w:type="spellEnd"/>
                            <w:proofErr w:type="gramEnd"/>
                            <w:r w:rsidRPr="00D942E1">
                              <w:rPr>
                                <w:rFonts w:ascii="Consolas" w:eastAsia="Times New Roman" w:hAnsi="Consolas" w:cs="Times New Roman"/>
                                <w:color w:val="CCCCCC"/>
                                <w:sz w:val="21"/>
                                <w:szCs w:val="21"/>
                              </w:rPr>
                              <w:t>(</w:t>
                            </w:r>
                            <w:r w:rsidRPr="00D942E1">
                              <w:rPr>
                                <w:rFonts w:ascii="Consolas" w:eastAsia="Times New Roman" w:hAnsi="Consolas" w:cs="Times New Roman"/>
                                <w:color w:val="9CDCFE"/>
                                <w:sz w:val="21"/>
                                <w:szCs w:val="21"/>
                              </w:rPr>
                              <w:t>x</w:t>
                            </w:r>
                            <w:r w:rsidRPr="00D942E1">
                              <w:rPr>
                                <w:rFonts w:ascii="Consolas" w:eastAsia="Times New Roman" w:hAnsi="Consolas" w:cs="Times New Roman"/>
                                <w:color w:val="CCCCCC"/>
                                <w:sz w:val="21"/>
                                <w:szCs w:val="21"/>
                              </w:rPr>
                              <w:t>[</w:t>
                            </w:r>
                            <w:r w:rsidRPr="00D942E1">
                              <w:rPr>
                                <w:rFonts w:ascii="Consolas" w:eastAsia="Times New Roman" w:hAnsi="Consolas" w:cs="Times New Roman"/>
                                <w:color w:val="9CDCFE"/>
                                <w:sz w:val="21"/>
                                <w:szCs w:val="21"/>
                              </w:rPr>
                              <w:t>j</w:t>
                            </w:r>
                            <w:r w:rsidRPr="00D942E1">
                              <w:rPr>
                                <w:rFonts w:ascii="Consolas" w:eastAsia="Times New Roman" w:hAnsi="Consolas" w:cs="Times New Roman"/>
                                <w:color w:val="CCCCCC"/>
                                <w:sz w:val="21"/>
                                <w:szCs w:val="21"/>
                              </w:rPr>
                              <w:t>])</w:t>
                            </w:r>
                          </w:p>
                          <w:p w14:paraId="5F4131AE" w14:textId="77777777" w:rsidR="00D942E1" w:rsidRPr="00D942E1" w:rsidRDefault="00D942E1" w:rsidP="00D942E1">
                            <w:pPr>
                              <w:shd w:val="clear" w:color="auto" w:fill="1F1F1F"/>
                              <w:spacing w:line="285" w:lineRule="atLeast"/>
                              <w:rPr>
                                <w:rFonts w:ascii="Consolas" w:eastAsia="Times New Roman" w:hAnsi="Consolas" w:cs="Times New Roman"/>
                                <w:color w:val="CCCCCC"/>
                                <w:sz w:val="21"/>
                                <w:szCs w:val="21"/>
                              </w:rPr>
                            </w:pPr>
                            <w:r w:rsidRPr="00D942E1">
                              <w:rPr>
                                <w:rFonts w:ascii="Consolas" w:eastAsia="Times New Roman" w:hAnsi="Consolas" w:cs="Times New Roman"/>
                                <w:color w:val="CCCCCC"/>
                                <w:sz w:val="21"/>
                                <w:szCs w:val="21"/>
                              </w:rPr>
                              <w:t xml:space="preserve">                </w:t>
                            </w:r>
                            <w:proofErr w:type="spellStart"/>
                            <w:r w:rsidRPr="00D942E1">
                              <w:rPr>
                                <w:rFonts w:ascii="Consolas" w:eastAsia="Times New Roman" w:hAnsi="Consolas" w:cs="Times New Roman"/>
                                <w:color w:val="9CDCFE"/>
                                <w:sz w:val="21"/>
                                <w:szCs w:val="21"/>
                              </w:rPr>
                              <w:t>current_</w:t>
                            </w:r>
                            <w:proofErr w:type="gramStart"/>
                            <w:r w:rsidRPr="00D942E1">
                              <w:rPr>
                                <w:rFonts w:ascii="Consolas" w:eastAsia="Times New Roman" w:hAnsi="Consolas" w:cs="Times New Roman"/>
                                <w:color w:val="9CDCFE"/>
                                <w:sz w:val="21"/>
                                <w:szCs w:val="21"/>
                              </w:rPr>
                              <w:t>y</w:t>
                            </w:r>
                            <w:r w:rsidRPr="00D942E1">
                              <w:rPr>
                                <w:rFonts w:ascii="Consolas" w:eastAsia="Times New Roman" w:hAnsi="Consolas" w:cs="Times New Roman"/>
                                <w:color w:val="CCCCCC"/>
                                <w:sz w:val="21"/>
                                <w:szCs w:val="21"/>
                              </w:rPr>
                              <w:t>.</w:t>
                            </w:r>
                            <w:r w:rsidRPr="00D942E1">
                              <w:rPr>
                                <w:rFonts w:ascii="Consolas" w:eastAsia="Times New Roman" w:hAnsi="Consolas" w:cs="Times New Roman"/>
                                <w:color w:val="DCDCAA"/>
                                <w:sz w:val="21"/>
                                <w:szCs w:val="21"/>
                              </w:rPr>
                              <w:t>append</w:t>
                            </w:r>
                            <w:proofErr w:type="spellEnd"/>
                            <w:proofErr w:type="gramEnd"/>
                            <w:r w:rsidRPr="00D942E1">
                              <w:rPr>
                                <w:rFonts w:ascii="Consolas" w:eastAsia="Times New Roman" w:hAnsi="Consolas" w:cs="Times New Roman"/>
                                <w:color w:val="CCCCCC"/>
                                <w:sz w:val="21"/>
                                <w:szCs w:val="21"/>
                              </w:rPr>
                              <w:t>(</w:t>
                            </w:r>
                            <w:r w:rsidRPr="00D942E1">
                              <w:rPr>
                                <w:rFonts w:ascii="Consolas" w:eastAsia="Times New Roman" w:hAnsi="Consolas" w:cs="Times New Roman"/>
                                <w:color w:val="9CDCFE"/>
                                <w:sz w:val="21"/>
                                <w:szCs w:val="21"/>
                              </w:rPr>
                              <w:t>y</w:t>
                            </w:r>
                            <w:r w:rsidRPr="00D942E1">
                              <w:rPr>
                                <w:rFonts w:ascii="Consolas" w:eastAsia="Times New Roman" w:hAnsi="Consolas" w:cs="Times New Roman"/>
                                <w:color w:val="CCCCCC"/>
                                <w:sz w:val="21"/>
                                <w:szCs w:val="21"/>
                              </w:rPr>
                              <w:t>[</w:t>
                            </w:r>
                            <w:r w:rsidRPr="00D942E1">
                              <w:rPr>
                                <w:rFonts w:ascii="Consolas" w:eastAsia="Times New Roman" w:hAnsi="Consolas" w:cs="Times New Roman"/>
                                <w:color w:val="9CDCFE"/>
                                <w:sz w:val="21"/>
                                <w:szCs w:val="21"/>
                              </w:rPr>
                              <w:t>j</w:t>
                            </w:r>
                            <w:r w:rsidRPr="00D942E1">
                              <w:rPr>
                                <w:rFonts w:ascii="Consolas" w:eastAsia="Times New Roman" w:hAnsi="Consolas" w:cs="Times New Roman"/>
                                <w:color w:val="CCCCCC"/>
                                <w:sz w:val="21"/>
                                <w:szCs w:val="21"/>
                              </w:rPr>
                              <w:t>])</w:t>
                            </w:r>
                          </w:p>
                          <w:p w14:paraId="631BBF71" w14:textId="77777777" w:rsidR="00D942E1" w:rsidRPr="00D942E1" w:rsidRDefault="00D942E1" w:rsidP="00D942E1">
                            <w:pPr>
                              <w:shd w:val="clear" w:color="auto" w:fill="1F1F1F"/>
                              <w:spacing w:line="285" w:lineRule="atLeast"/>
                              <w:rPr>
                                <w:rFonts w:ascii="Consolas" w:eastAsia="Times New Roman" w:hAnsi="Consolas" w:cs="Times New Roman"/>
                                <w:color w:val="CCCCCC"/>
                                <w:sz w:val="21"/>
                                <w:szCs w:val="21"/>
                              </w:rPr>
                            </w:pPr>
                            <w:r w:rsidRPr="00D942E1">
                              <w:rPr>
                                <w:rFonts w:ascii="Consolas" w:eastAsia="Times New Roman" w:hAnsi="Consolas" w:cs="Times New Roman"/>
                                <w:color w:val="CCCCCC"/>
                                <w:sz w:val="21"/>
                                <w:szCs w:val="21"/>
                              </w:rPr>
                              <w:t xml:space="preserve">                </w:t>
                            </w:r>
                            <w:proofErr w:type="spellStart"/>
                            <w:r w:rsidRPr="00D942E1">
                              <w:rPr>
                                <w:rFonts w:ascii="Consolas" w:eastAsia="Times New Roman" w:hAnsi="Consolas" w:cs="Times New Roman"/>
                                <w:color w:val="9CDCFE"/>
                                <w:sz w:val="21"/>
                                <w:szCs w:val="21"/>
                              </w:rPr>
                              <w:t>current_</w:t>
                            </w:r>
                            <w:proofErr w:type="gramStart"/>
                            <w:r w:rsidRPr="00D942E1">
                              <w:rPr>
                                <w:rFonts w:ascii="Consolas" w:eastAsia="Times New Roman" w:hAnsi="Consolas" w:cs="Times New Roman"/>
                                <w:color w:val="9CDCFE"/>
                                <w:sz w:val="21"/>
                                <w:szCs w:val="21"/>
                              </w:rPr>
                              <w:t>color</w:t>
                            </w:r>
                            <w:r w:rsidRPr="00D942E1">
                              <w:rPr>
                                <w:rFonts w:ascii="Consolas" w:eastAsia="Times New Roman" w:hAnsi="Consolas" w:cs="Times New Roman"/>
                                <w:color w:val="CCCCCC"/>
                                <w:sz w:val="21"/>
                                <w:szCs w:val="21"/>
                              </w:rPr>
                              <w:t>.</w:t>
                            </w:r>
                            <w:r w:rsidRPr="00D942E1">
                              <w:rPr>
                                <w:rFonts w:ascii="Consolas" w:eastAsia="Times New Roman" w:hAnsi="Consolas" w:cs="Times New Roman"/>
                                <w:color w:val="DCDCAA"/>
                                <w:sz w:val="21"/>
                                <w:szCs w:val="21"/>
                              </w:rPr>
                              <w:t>append</w:t>
                            </w:r>
                            <w:proofErr w:type="spellEnd"/>
                            <w:proofErr w:type="gramEnd"/>
                            <w:r w:rsidRPr="00D942E1">
                              <w:rPr>
                                <w:rFonts w:ascii="Consolas" w:eastAsia="Times New Roman" w:hAnsi="Consolas" w:cs="Times New Roman"/>
                                <w:color w:val="CCCCCC"/>
                                <w:sz w:val="21"/>
                                <w:szCs w:val="21"/>
                              </w:rPr>
                              <w:t>(</w:t>
                            </w:r>
                            <w:r w:rsidRPr="00D942E1">
                              <w:rPr>
                                <w:rFonts w:ascii="Consolas" w:eastAsia="Times New Roman" w:hAnsi="Consolas" w:cs="Times New Roman"/>
                                <w:color w:val="9CDCFE"/>
                                <w:sz w:val="21"/>
                                <w:szCs w:val="21"/>
                              </w:rPr>
                              <w:t>colors</w:t>
                            </w:r>
                            <w:r w:rsidRPr="00D942E1">
                              <w:rPr>
                                <w:rFonts w:ascii="Consolas" w:eastAsia="Times New Roman" w:hAnsi="Consolas" w:cs="Times New Roman"/>
                                <w:color w:val="CCCCCC"/>
                                <w:sz w:val="21"/>
                                <w:szCs w:val="21"/>
                              </w:rPr>
                              <w:t>[</w:t>
                            </w:r>
                            <w:proofErr w:type="spellStart"/>
                            <w:r w:rsidRPr="00D942E1">
                              <w:rPr>
                                <w:rFonts w:ascii="Consolas" w:eastAsia="Times New Roman" w:hAnsi="Consolas" w:cs="Times New Roman"/>
                                <w:color w:val="9CDCFE"/>
                                <w:sz w:val="21"/>
                                <w:szCs w:val="21"/>
                              </w:rPr>
                              <w:t>i</w:t>
                            </w:r>
                            <w:proofErr w:type="spellEnd"/>
                            <w:r w:rsidRPr="00D942E1">
                              <w:rPr>
                                <w:rFonts w:ascii="Consolas" w:eastAsia="Times New Roman" w:hAnsi="Consolas" w:cs="Times New Roman"/>
                                <w:color w:val="CCCCCC"/>
                                <w:sz w:val="21"/>
                                <w:szCs w:val="21"/>
                              </w:rPr>
                              <w:t xml:space="preserve">])           </w:t>
                            </w:r>
                          </w:p>
                          <w:p w14:paraId="3A8C4D15" w14:textId="77777777" w:rsidR="00D942E1" w:rsidRPr="00D942E1" w:rsidRDefault="00D942E1" w:rsidP="00D942E1">
                            <w:pPr>
                              <w:shd w:val="clear" w:color="auto" w:fill="1F1F1F"/>
                              <w:spacing w:line="285" w:lineRule="atLeast"/>
                              <w:rPr>
                                <w:rFonts w:ascii="Consolas" w:eastAsia="Times New Roman" w:hAnsi="Consolas" w:cs="Times New Roman"/>
                                <w:color w:val="CCCCCC"/>
                                <w:sz w:val="21"/>
                                <w:szCs w:val="21"/>
                              </w:rPr>
                            </w:pPr>
                            <w:r w:rsidRPr="00D942E1">
                              <w:rPr>
                                <w:rFonts w:ascii="Consolas" w:eastAsia="Times New Roman" w:hAnsi="Consolas" w:cs="Times New Roman"/>
                                <w:color w:val="CCCCCC"/>
                                <w:sz w:val="21"/>
                                <w:szCs w:val="21"/>
                              </w:rPr>
                              <w:t xml:space="preserve">        </w:t>
                            </w:r>
                            <w:proofErr w:type="spellStart"/>
                            <w:r w:rsidRPr="00D942E1">
                              <w:rPr>
                                <w:rFonts w:ascii="Consolas" w:eastAsia="Times New Roman" w:hAnsi="Consolas" w:cs="Times New Roman"/>
                                <w:color w:val="DCDCAA"/>
                                <w:sz w:val="21"/>
                                <w:szCs w:val="21"/>
                              </w:rPr>
                              <w:t>add_</w:t>
                            </w:r>
                            <w:proofErr w:type="gramStart"/>
                            <w:r w:rsidRPr="00D942E1">
                              <w:rPr>
                                <w:rFonts w:ascii="Consolas" w:eastAsia="Times New Roman" w:hAnsi="Consolas" w:cs="Times New Roman"/>
                                <w:color w:val="DCDCAA"/>
                                <w:sz w:val="21"/>
                                <w:szCs w:val="21"/>
                              </w:rPr>
                              <w:t>scatter</w:t>
                            </w:r>
                            <w:proofErr w:type="spellEnd"/>
                            <w:r w:rsidRPr="00D942E1">
                              <w:rPr>
                                <w:rFonts w:ascii="Consolas" w:eastAsia="Times New Roman" w:hAnsi="Consolas" w:cs="Times New Roman"/>
                                <w:color w:val="CCCCCC"/>
                                <w:sz w:val="21"/>
                                <w:szCs w:val="21"/>
                              </w:rPr>
                              <w:t>(</w:t>
                            </w:r>
                            <w:proofErr w:type="spellStart"/>
                            <w:proofErr w:type="gramEnd"/>
                            <w:r w:rsidRPr="00D942E1">
                              <w:rPr>
                                <w:rFonts w:ascii="Consolas" w:eastAsia="Times New Roman" w:hAnsi="Consolas" w:cs="Times New Roman"/>
                                <w:color w:val="9CDCFE"/>
                                <w:sz w:val="21"/>
                                <w:szCs w:val="21"/>
                              </w:rPr>
                              <w:t>current_x</w:t>
                            </w:r>
                            <w:proofErr w:type="spellEnd"/>
                            <w:r w:rsidRPr="00D942E1">
                              <w:rPr>
                                <w:rFonts w:ascii="Consolas" w:eastAsia="Times New Roman" w:hAnsi="Consolas" w:cs="Times New Roman"/>
                                <w:color w:val="CCCCCC"/>
                                <w:sz w:val="21"/>
                                <w:szCs w:val="21"/>
                              </w:rPr>
                              <w:t xml:space="preserve">, </w:t>
                            </w:r>
                            <w:proofErr w:type="spellStart"/>
                            <w:r w:rsidRPr="00D942E1">
                              <w:rPr>
                                <w:rFonts w:ascii="Consolas" w:eastAsia="Times New Roman" w:hAnsi="Consolas" w:cs="Times New Roman"/>
                                <w:color w:val="9CDCFE"/>
                                <w:sz w:val="21"/>
                                <w:szCs w:val="21"/>
                              </w:rPr>
                              <w:t>current_y</w:t>
                            </w:r>
                            <w:proofErr w:type="spellEnd"/>
                            <w:r w:rsidRPr="00D942E1">
                              <w:rPr>
                                <w:rFonts w:ascii="Consolas" w:eastAsia="Times New Roman" w:hAnsi="Consolas" w:cs="Times New Roman"/>
                                <w:color w:val="CCCCCC"/>
                                <w:sz w:val="21"/>
                                <w:szCs w:val="21"/>
                              </w:rPr>
                              <w:t xml:space="preserve">, </w:t>
                            </w:r>
                            <w:proofErr w:type="spellStart"/>
                            <w:r w:rsidRPr="00D942E1">
                              <w:rPr>
                                <w:rFonts w:ascii="Consolas" w:eastAsia="Times New Roman" w:hAnsi="Consolas" w:cs="Times New Roman"/>
                                <w:color w:val="9CDCFE"/>
                                <w:sz w:val="21"/>
                                <w:szCs w:val="21"/>
                              </w:rPr>
                              <w:t>current_color</w:t>
                            </w:r>
                            <w:proofErr w:type="spellEnd"/>
                            <w:r w:rsidRPr="00D942E1">
                              <w:rPr>
                                <w:rFonts w:ascii="Consolas" w:eastAsia="Times New Roman" w:hAnsi="Consolas" w:cs="Times New Roman"/>
                                <w:color w:val="CCCCCC"/>
                                <w:sz w:val="21"/>
                                <w:szCs w:val="21"/>
                              </w:rPr>
                              <w:t>)</w:t>
                            </w:r>
                          </w:p>
                          <w:p w14:paraId="33760236" w14:textId="77777777" w:rsidR="00D942E1" w:rsidRPr="00D942E1" w:rsidRDefault="00D942E1" w:rsidP="00D942E1">
                            <w:pPr>
                              <w:shd w:val="clear" w:color="auto" w:fill="1F1F1F"/>
                              <w:spacing w:line="285" w:lineRule="atLeast"/>
                              <w:rPr>
                                <w:rFonts w:ascii="Consolas" w:eastAsia="Times New Roman" w:hAnsi="Consolas" w:cs="Times New Roman"/>
                                <w:color w:val="CCCCCC"/>
                                <w:sz w:val="21"/>
                                <w:szCs w:val="21"/>
                              </w:rPr>
                            </w:pPr>
                            <w:r w:rsidRPr="00D942E1">
                              <w:rPr>
                                <w:rFonts w:ascii="Consolas" w:eastAsia="Times New Roman" w:hAnsi="Consolas" w:cs="Times New Roman"/>
                                <w:color w:val="CCCCCC"/>
                                <w:sz w:val="21"/>
                                <w:szCs w:val="21"/>
                              </w:rPr>
                              <w:t xml:space="preserve">    </w:t>
                            </w:r>
                            <w:r w:rsidRPr="00D942E1">
                              <w:rPr>
                                <w:rFonts w:ascii="Consolas" w:eastAsia="Times New Roman" w:hAnsi="Consolas" w:cs="Times New Roman"/>
                                <w:color w:val="6A9955"/>
                                <w:sz w:val="21"/>
                                <w:szCs w:val="21"/>
                              </w:rPr>
                              <w:t>#</w:t>
                            </w:r>
                            <w:proofErr w:type="gramStart"/>
                            <w:r w:rsidRPr="00D942E1">
                              <w:rPr>
                                <w:rFonts w:ascii="Consolas" w:eastAsia="Times New Roman" w:hAnsi="Consolas" w:cs="Times New Roman"/>
                                <w:color w:val="6A9955"/>
                                <w:sz w:val="21"/>
                                <w:szCs w:val="21"/>
                              </w:rPr>
                              <w:t>ax.scatter</w:t>
                            </w:r>
                            <w:proofErr w:type="gramEnd"/>
                            <w:r w:rsidRPr="00D942E1">
                              <w:rPr>
                                <w:rFonts w:ascii="Consolas" w:eastAsia="Times New Roman" w:hAnsi="Consolas" w:cs="Times New Roman"/>
                                <w:color w:val="6A9955"/>
                                <w:sz w:val="21"/>
                                <w:szCs w:val="21"/>
                              </w:rPr>
                              <w:t xml:space="preserve">(x, y, c=colors, </w:t>
                            </w:r>
                            <w:proofErr w:type="spellStart"/>
                            <w:r w:rsidRPr="00D942E1">
                              <w:rPr>
                                <w:rFonts w:ascii="Consolas" w:eastAsia="Times New Roman" w:hAnsi="Consolas" w:cs="Times New Roman"/>
                                <w:color w:val="6A9955"/>
                                <w:sz w:val="21"/>
                                <w:szCs w:val="21"/>
                              </w:rPr>
                              <w:t>edgecolor</w:t>
                            </w:r>
                            <w:proofErr w:type="spellEnd"/>
                            <w:r w:rsidRPr="00D942E1">
                              <w:rPr>
                                <w:rFonts w:ascii="Consolas" w:eastAsia="Times New Roman" w:hAnsi="Consolas" w:cs="Times New Roman"/>
                                <w:color w:val="6A9955"/>
                                <w:sz w:val="21"/>
                                <w:szCs w:val="21"/>
                              </w:rPr>
                              <w:t xml:space="preserve"> = 'red', </w:t>
                            </w:r>
                            <w:proofErr w:type="spellStart"/>
                            <w:r w:rsidRPr="00D942E1">
                              <w:rPr>
                                <w:rFonts w:ascii="Consolas" w:eastAsia="Times New Roman" w:hAnsi="Consolas" w:cs="Times New Roman"/>
                                <w:color w:val="6A9955"/>
                                <w:sz w:val="21"/>
                                <w:szCs w:val="21"/>
                              </w:rPr>
                              <w:t>zorder</w:t>
                            </w:r>
                            <w:proofErr w:type="spellEnd"/>
                            <w:r w:rsidRPr="00D942E1">
                              <w:rPr>
                                <w:rFonts w:ascii="Consolas" w:eastAsia="Times New Roman" w:hAnsi="Consolas" w:cs="Times New Roman"/>
                                <w:color w:val="6A9955"/>
                                <w:sz w:val="21"/>
                                <w:szCs w:val="21"/>
                              </w:rPr>
                              <w:t>=2,)</w:t>
                            </w:r>
                          </w:p>
                          <w:p w14:paraId="513F9474" w14:textId="77777777" w:rsidR="00D942E1" w:rsidRPr="00D942E1" w:rsidRDefault="00D942E1" w:rsidP="00D942E1">
                            <w:pPr>
                              <w:shd w:val="clear" w:color="auto" w:fill="1F1F1F"/>
                              <w:spacing w:line="285" w:lineRule="atLeast"/>
                              <w:rPr>
                                <w:rFonts w:ascii="Consolas" w:eastAsia="Times New Roman" w:hAnsi="Consolas" w:cs="Times New Roman"/>
                                <w:color w:val="CCCCCC"/>
                                <w:sz w:val="21"/>
                                <w:szCs w:val="21"/>
                              </w:rPr>
                            </w:pPr>
                            <w:r w:rsidRPr="00D942E1">
                              <w:rPr>
                                <w:rFonts w:ascii="Consolas" w:eastAsia="Times New Roman" w:hAnsi="Consolas" w:cs="Times New Roman"/>
                                <w:color w:val="CCCCCC"/>
                                <w:sz w:val="21"/>
                                <w:szCs w:val="21"/>
                              </w:rPr>
                              <w:t xml:space="preserve">    </w:t>
                            </w:r>
                            <w:proofErr w:type="spellStart"/>
                            <w:proofErr w:type="gramStart"/>
                            <w:r w:rsidRPr="00D942E1">
                              <w:rPr>
                                <w:rFonts w:ascii="Consolas" w:eastAsia="Times New Roman" w:hAnsi="Consolas" w:cs="Times New Roman"/>
                                <w:color w:val="9CDCFE"/>
                                <w:sz w:val="21"/>
                                <w:szCs w:val="21"/>
                              </w:rPr>
                              <w:t>ax</w:t>
                            </w:r>
                            <w:r w:rsidRPr="00D942E1">
                              <w:rPr>
                                <w:rFonts w:ascii="Consolas" w:eastAsia="Times New Roman" w:hAnsi="Consolas" w:cs="Times New Roman"/>
                                <w:color w:val="CCCCCC"/>
                                <w:sz w:val="21"/>
                                <w:szCs w:val="21"/>
                              </w:rPr>
                              <w:t>.</w:t>
                            </w:r>
                            <w:r w:rsidRPr="00D942E1">
                              <w:rPr>
                                <w:rFonts w:ascii="Consolas" w:eastAsia="Times New Roman" w:hAnsi="Consolas" w:cs="Times New Roman"/>
                                <w:color w:val="DCDCAA"/>
                                <w:sz w:val="21"/>
                                <w:szCs w:val="21"/>
                              </w:rPr>
                              <w:t>imshow</w:t>
                            </w:r>
                            <w:proofErr w:type="spellEnd"/>
                            <w:proofErr w:type="gramEnd"/>
                            <w:r w:rsidRPr="00D942E1">
                              <w:rPr>
                                <w:rFonts w:ascii="Consolas" w:eastAsia="Times New Roman" w:hAnsi="Consolas" w:cs="Times New Roman"/>
                                <w:color w:val="CCCCCC"/>
                                <w:sz w:val="21"/>
                                <w:szCs w:val="21"/>
                              </w:rPr>
                              <w:t>(</w:t>
                            </w:r>
                            <w:proofErr w:type="spellStart"/>
                            <w:r w:rsidRPr="00D942E1">
                              <w:rPr>
                                <w:rFonts w:ascii="Consolas" w:eastAsia="Times New Roman" w:hAnsi="Consolas" w:cs="Times New Roman"/>
                                <w:color w:val="4EC9B0"/>
                                <w:sz w:val="21"/>
                                <w:szCs w:val="21"/>
                              </w:rPr>
                              <w:t>mpimg</w:t>
                            </w:r>
                            <w:r w:rsidRPr="00D942E1">
                              <w:rPr>
                                <w:rFonts w:ascii="Consolas" w:eastAsia="Times New Roman" w:hAnsi="Consolas" w:cs="Times New Roman"/>
                                <w:color w:val="CCCCCC"/>
                                <w:sz w:val="21"/>
                                <w:szCs w:val="21"/>
                              </w:rPr>
                              <w:t>.</w:t>
                            </w:r>
                            <w:r w:rsidRPr="00D942E1">
                              <w:rPr>
                                <w:rFonts w:ascii="Consolas" w:eastAsia="Times New Roman" w:hAnsi="Consolas" w:cs="Times New Roman"/>
                                <w:color w:val="DCDCAA"/>
                                <w:sz w:val="21"/>
                                <w:szCs w:val="21"/>
                              </w:rPr>
                              <w:t>imread</w:t>
                            </w:r>
                            <w:proofErr w:type="spellEnd"/>
                            <w:r w:rsidRPr="00D942E1">
                              <w:rPr>
                                <w:rFonts w:ascii="Consolas" w:eastAsia="Times New Roman" w:hAnsi="Consolas" w:cs="Times New Roman"/>
                                <w:color w:val="CCCCCC"/>
                                <w:sz w:val="21"/>
                                <w:szCs w:val="21"/>
                              </w:rPr>
                              <w:t>(</w:t>
                            </w:r>
                            <w:proofErr w:type="spellStart"/>
                            <w:r w:rsidRPr="00D942E1">
                              <w:rPr>
                                <w:rFonts w:ascii="Consolas" w:eastAsia="Times New Roman" w:hAnsi="Consolas" w:cs="Times New Roman"/>
                                <w:color w:val="9CDCFE"/>
                                <w:sz w:val="21"/>
                                <w:szCs w:val="21"/>
                              </w:rPr>
                              <w:t>aerial_photo_path</w:t>
                            </w:r>
                            <w:proofErr w:type="spellEnd"/>
                            <w:r w:rsidRPr="00D942E1">
                              <w:rPr>
                                <w:rFonts w:ascii="Consolas" w:eastAsia="Times New Roman" w:hAnsi="Consolas" w:cs="Times New Roman"/>
                                <w:color w:val="CCCCCC"/>
                                <w:sz w:val="21"/>
                                <w:szCs w:val="21"/>
                              </w:rPr>
                              <w:t>), \</w:t>
                            </w:r>
                          </w:p>
                          <w:p w14:paraId="0F2F00E2" w14:textId="77777777" w:rsidR="00D942E1" w:rsidRPr="00D942E1" w:rsidRDefault="00D942E1" w:rsidP="00D942E1">
                            <w:pPr>
                              <w:shd w:val="clear" w:color="auto" w:fill="1F1F1F"/>
                              <w:spacing w:line="285" w:lineRule="atLeast"/>
                              <w:rPr>
                                <w:rFonts w:ascii="Consolas" w:eastAsia="Times New Roman" w:hAnsi="Consolas" w:cs="Times New Roman"/>
                                <w:color w:val="CCCCCC"/>
                                <w:sz w:val="21"/>
                                <w:szCs w:val="21"/>
                              </w:rPr>
                            </w:pPr>
                            <w:r w:rsidRPr="00D942E1">
                              <w:rPr>
                                <w:rFonts w:ascii="Consolas" w:eastAsia="Times New Roman" w:hAnsi="Consolas" w:cs="Times New Roman"/>
                                <w:color w:val="CCCCCC"/>
                                <w:sz w:val="21"/>
                                <w:szCs w:val="21"/>
                              </w:rPr>
                              <w:t xml:space="preserve">              </w:t>
                            </w:r>
                            <w:r w:rsidRPr="00D942E1">
                              <w:rPr>
                                <w:rFonts w:ascii="Consolas" w:eastAsia="Times New Roman" w:hAnsi="Consolas" w:cs="Times New Roman"/>
                                <w:color w:val="9CDCFE"/>
                                <w:sz w:val="21"/>
                                <w:szCs w:val="21"/>
                              </w:rPr>
                              <w:t>extent</w:t>
                            </w:r>
                            <w:proofErr w:type="gramStart"/>
                            <w:r w:rsidRPr="00D942E1">
                              <w:rPr>
                                <w:rFonts w:ascii="Consolas" w:eastAsia="Times New Roman" w:hAnsi="Consolas" w:cs="Times New Roman"/>
                                <w:color w:val="D4D4D4"/>
                                <w:sz w:val="21"/>
                                <w:szCs w:val="21"/>
                              </w:rPr>
                              <w:t>=</w:t>
                            </w:r>
                            <w:r w:rsidRPr="00D942E1">
                              <w:rPr>
                                <w:rFonts w:ascii="Consolas" w:eastAsia="Times New Roman" w:hAnsi="Consolas" w:cs="Times New Roman"/>
                                <w:color w:val="CCCCCC"/>
                                <w:sz w:val="21"/>
                                <w:szCs w:val="21"/>
                              </w:rPr>
                              <w:t>(</w:t>
                            </w:r>
                            <w:proofErr w:type="gramEnd"/>
                            <w:r w:rsidRPr="00D942E1">
                              <w:rPr>
                                <w:rFonts w:ascii="Consolas" w:eastAsia="Times New Roman" w:hAnsi="Consolas" w:cs="Times New Roman"/>
                                <w:color w:val="D4D4D4"/>
                                <w:sz w:val="21"/>
                                <w:szCs w:val="21"/>
                              </w:rPr>
                              <w:t>-</w:t>
                            </w:r>
                            <w:r w:rsidRPr="00D942E1">
                              <w:rPr>
                                <w:rFonts w:ascii="Consolas" w:eastAsia="Times New Roman" w:hAnsi="Consolas" w:cs="Times New Roman"/>
                                <w:color w:val="B5CEA8"/>
                                <w:sz w:val="21"/>
                                <w:szCs w:val="21"/>
                              </w:rPr>
                              <w:t>120.717566420228</w:t>
                            </w:r>
                            <w:r w:rsidRPr="00D942E1">
                              <w:rPr>
                                <w:rFonts w:ascii="Consolas" w:eastAsia="Times New Roman" w:hAnsi="Consolas" w:cs="Times New Roman"/>
                                <w:color w:val="CCCCCC"/>
                                <w:sz w:val="21"/>
                                <w:szCs w:val="21"/>
                              </w:rPr>
                              <w:t xml:space="preserve">, </w:t>
                            </w:r>
                            <w:r w:rsidRPr="00D942E1">
                              <w:rPr>
                                <w:rFonts w:ascii="Consolas" w:eastAsia="Times New Roman" w:hAnsi="Consolas" w:cs="Times New Roman"/>
                                <w:color w:val="D4D4D4"/>
                                <w:sz w:val="21"/>
                                <w:szCs w:val="21"/>
                              </w:rPr>
                              <w:t>-</w:t>
                            </w:r>
                            <w:r w:rsidRPr="00D942E1">
                              <w:rPr>
                                <w:rFonts w:ascii="Consolas" w:eastAsia="Times New Roman" w:hAnsi="Consolas" w:cs="Times New Roman"/>
                                <w:color w:val="B5CEA8"/>
                                <w:sz w:val="21"/>
                                <w:szCs w:val="21"/>
                              </w:rPr>
                              <w:t>120.71407</w:t>
                            </w:r>
                            <w:r w:rsidRPr="00D942E1">
                              <w:rPr>
                                <w:rFonts w:ascii="Consolas" w:eastAsia="Times New Roman" w:hAnsi="Consolas" w:cs="Times New Roman"/>
                                <w:color w:val="CCCCCC"/>
                                <w:sz w:val="21"/>
                                <w:szCs w:val="21"/>
                              </w:rPr>
                              <w:t>,\</w:t>
                            </w:r>
                          </w:p>
                          <w:p w14:paraId="1941904E" w14:textId="77777777" w:rsidR="00D942E1" w:rsidRPr="00D942E1" w:rsidRDefault="00D942E1" w:rsidP="00D942E1">
                            <w:pPr>
                              <w:shd w:val="clear" w:color="auto" w:fill="1F1F1F"/>
                              <w:spacing w:line="285" w:lineRule="atLeast"/>
                              <w:rPr>
                                <w:rFonts w:ascii="Consolas" w:eastAsia="Times New Roman" w:hAnsi="Consolas" w:cs="Times New Roman"/>
                                <w:color w:val="CCCCCC"/>
                                <w:sz w:val="21"/>
                                <w:szCs w:val="21"/>
                              </w:rPr>
                            </w:pPr>
                            <w:r w:rsidRPr="00D942E1">
                              <w:rPr>
                                <w:rFonts w:ascii="Consolas" w:eastAsia="Times New Roman" w:hAnsi="Consolas" w:cs="Times New Roman"/>
                                <w:color w:val="CCCCCC"/>
                                <w:sz w:val="21"/>
                                <w:szCs w:val="21"/>
                              </w:rPr>
                              <w:t>                       </w:t>
                            </w:r>
                            <w:r w:rsidRPr="00D942E1">
                              <w:rPr>
                                <w:rFonts w:ascii="Consolas" w:eastAsia="Times New Roman" w:hAnsi="Consolas" w:cs="Times New Roman"/>
                                <w:color w:val="B5CEA8"/>
                                <w:sz w:val="21"/>
                                <w:szCs w:val="21"/>
                              </w:rPr>
                              <w:t>38.7385559849825</w:t>
                            </w:r>
                            <w:r w:rsidRPr="00D942E1">
                              <w:rPr>
                                <w:rFonts w:ascii="Consolas" w:eastAsia="Times New Roman" w:hAnsi="Consolas" w:cs="Times New Roman"/>
                                <w:color w:val="CCCCCC"/>
                                <w:sz w:val="21"/>
                                <w:szCs w:val="21"/>
                              </w:rPr>
                              <w:t xml:space="preserve">, </w:t>
                            </w:r>
                            <w:r w:rsidRPr="00D942E1">
                              <w:rPr>
                                <w:rFonts w:ascii="Consolas" w:eastAsia="Times New Roman" w:hAnsi="Consolas" w:cs="Times New Roman"/>
                                <w:color w:val="B5CEA8"/>
                                <w:sz w:val="21"/>
                                <w:szCs w:val="21"/>
                              </w:rPr>
                              <w:t>38.74139</w:t>
                            </w:r>
                            <w:r w:rsidRPr="00D942E1">
                              <w:rPr>
                                <w:rFonts w:ascii="Consolas" w:eastAsia="Times New Roman" w:hAnsi="Consolas" w:cs="Times New Roman"/>
                                <w:color w:val="CCCCCC"/>
                                <w:sz w:val="21"/>
                                <w:szCs w:val="21"/>
                              </w:rPr>
                              <w:t xml:space="preserve">), </w:t>
                            </w:r>
                            <w:proofErr w:type="spellStart"/>
                            <w:r w:rsidRPr="00D942E1">
                              <w:rPr>
                                <w:rFonts w:ascii="Consolas" w:eastAsia="Times New Roman" w:hAnsi="Consolas" w:cs="Times New Roman"/>
                                <w:color w:val="9CDCFE"/>
                                <w:sz w:val="21"/>
                                <w:szCs w:val="21"/>
                              </w:rPr>
                              <w:t>zorder</w:t>
                            </w:r>
                            <w:proofErr w:type="spellEnd"/>
                            <w:r w:rsidRPr="00D942E1">
                              <w:rPr>
                                <w:rFonts w:ascii="Consolas" w:eastAsia="Times New Roman" w:hAnsi="Consolas" w:cs="Times New Roman"/>
                                <w:color w:val="D4D4D4"/>
                                <w:sz w:val="21"/>
                                <w:szCs w:val="21"/>
                              </w:rPr>
                              <w:t>=</w:t>
                            </w:r>
                            <w:r w:rsidRPr="00D942E1">
                              <w:rPr>
                                <w:rFonts w:ascii="Consolas" w:eastAsia="Times New Roman" w:hAnsi="Consolas" w:cs="Times New Roman"/>
                                <w:color w:val="B5CEA8"/>
                                <w:sz w:val="21"/>
                                <w:szCs w:val="21"/>
                              </w:rPr>
                              <w:t>1</w:t>
                            </w:r>
                            <w:r w:rsidRPr="00D942E1">
                              <w:rPr>
                                <w:rFonts w:ascii="Consolas" w:eastAsia="Times New Roman" w:hAnsi="Consolas" w:cs="Times New Roman"/>
                                <w:color w:val="CCCCCC"/>
                                <w:sz w:val="21"/>
                                <w:szCs w:val="21"/>
                              </w:rPr>
                              <w:t>)</w:t>
                            </w:r>
                          </w:p>
                          <w:p w14:paraId="0349CEA4" w14:textId="77777777" w:rsidR="00D942E1" w:rsidRPr="00D942E1" w:rsidRDefault="00D942E1" w:rsidP="00D942E1">
                            <w:pPr>
                              <w:shd w:val="clear" w:color="auto" w:fill="1F1F1F"/>
                              <w:spacing w:line="285" w:lineRule="atLeast"/>
                              <w:rPr>
                                <w:rFonts w:ascii="Consolas" w:eastAsia="Times New Roman" w:hAnsi="Consolas" w:cs="Times New Roman"/>
                                <w:color w:val="CCCCCC"/>
                                <w:sz w:val="21"/>
                                <w:szCs w:val="21"/>
                              </w:rPr>
                            </w:pPr>
                            <w:r w:rsidRPr="00D942E1">
                              <w:rPr>
                                <w:rFonts w:ascii="Consolas" w:eastAsia="Times New Roman" w:hAnsi="Consolas" w:cs="Times New Roman"/>
                                <w:color w:val="CCCCCC"/>
                                <w:sz w:val="21"/>
                                <w:szCs w:val="21"/>
                              </w:rPr>
                              <w:t xml:space="preserve">    </w:t>
                            </w:r>
                            <w:proofErr w:type="spellStart"/>
                            <w:proofErr w:type="gramStart"/>
                            <w:r w:rsidRPr="00D942E1">
                              <w:rPr>
                                <w:rFonts w:ascii="Consolas" w:eastAsia="Times New Roman" w:hAnsi="Consolas" w:cs="Times New Roman"/>
                                <w:color w:val="4EC9B0"/>
                                <w:sz w:val="21"/>
                                <w:szCs w:val="21"/>
                              </w:rPr>
                              <w:t>plt</w:t>
                            </w:r>
                            <w:r w:rsidRPr="00D942E1">
                              <w:rPr>
                                <w:rFonts w:ascii="Consolas" w:eastAsia="Times New Roman" w:hAnsi="Consolas" w:cs="Times New Roman"/>
                                <w:color w:val="CCCCCC"/>
                                <w:sz w:val="21"/>
                                <w:szCs w:val="21"/>
                              </w:rPr>
                              <w:t>.</w:t>
                            </w:r>
                            <w:r w:rsidRPr="00D942E1">
                              <w:rPr>
                                <w:rFonts w:ascii="Consolas" w:eastAsia="Times New Roman" w:hAnsi="Consolas" w:cs="Times New Roman"/>
                                <w:color w:val="DCDCAA"/>
                                <w:sz w:val="21"/>
                                <w:szCs w:val="21"/>
                              </w:rPr>
                              <w:t>legend</w:t>
                            </w:r>
                            <w:proofErr w:type="spellEnd"/>
                            <w:proofErr w:type="gramEnd"/>
                            <w:r w:rsidRPr="00D942E1">
                              <w:rPr>
                                <w:rFonts w:ascii="Consolas" w:eastAsia="Times New Roman" w:hAnsi="Consolas" w:cs="Times New Roman"/>
                                <w:color w:val="CCCCCC"/>
                                <w:sz w:val="21"/>
                                <w:szCs w:val="21"/>
                              </w:rPr>
                              <w:t>(</w:t>
                            </w:r>
                            <w:proofErr w:type="spellStart"/>
                            <w:r w:rsidRPr="00D942E1">
                              <w:rPr>
                                <w:rFonts w:ascii="Consolas" w:eastAsia="Times New Roman" w:hAnsi="Consolas" w:cs="Times New Roman"/>
                                <w:color w:val="9CDCFE"/>
                                <w:sz w:val="21"/>
                                <w:szCs w:val="21"/>
                              </w:rPr>
                              <w:t>unique_descriptions</w:t>
                            </w:r>
                            <w:proofErr w:type="spellEnd"/>
                            <w:r w:rsidRPr="00D942E1">
                              <w:rPr>
                                <w:rFonts w:ascii="Consolas" w:eastAsia="Times New Roman" w:hAnsi="Consolas" w:cs="Times New Roman"/>
                                <w:color w:val="CCCCCC"/>
                                <w:sz w:val="21"/>
                                <w:szCs w:val="21"/>
                              </w:rPr>
                              <w:t>)</w:t>
                            </w:r>
                          </w:p>
                          <w:p w14:paraId="418915F0" w14:textId="77777777" w:rsidR="00D942E1" w:rsidRPr="00D942E1" w:rsidRDefault="00D942E1" w:rsidP="00D942E1">
                            <w:pPr>
                              <w:shd w:val="clear" w:color="auto" w:fill="1F1F1F"/>
                              <w:spacing w:line="285" w:lineRule="atLeast"/>
                              <w:rPr>
                                <w:rFonts w:ascii="Consolas" w:eastAsia="Times New Roman" w:hAnsi="Consolas" w:cs="Times New Roman"/>
                                <w:color w:val="CCCCCC"/>
                                <w:sz w:val="21"/>
                                <w:szCs w:val="21"/>
                              </w:rPr>
                            </w:pPr>
                            <w:r w:rsidRPr="00D942E1">
                              <w:rPr>
                                <w:rFonts w:ascii="Consolas" w:eastAsia="Times New Roman" w:hAnsi="Consolas" w:cs="Times New Roman"/>
                                <w:color w:val="CCCCCC"/>
                                <w:sz w:val="21"/>
                                <w:szCs w:val="21"/>
                              </w:rPr>
                              <w:t xml:space="preserve">    </w:t>
                            </w:r>
                            <w:proofErr w:type="spellStart"/>
                            <w:r w:rsidRPr="00D942E1">
                              <w:rPr>
                                <w:rFonts w:ascii="Consolas" w:eastAsia="Times New Roman" w:hAnsi="Consolas" w:cs="Times New Roman"/>
                                <w:color w:val="9CDCFE"/>
                                <w:sz w:val="21"/>
                                <w:szCs w:val="21"/>
                              </w:rPr>
                              <w:t>save_file_name</w:t>
                            </w:r>
                            <w:proofErr w:type="spellEnd"/>
                            <w:r w:rsidRPr="00D942E1">
                              <w:rPr>
                                <w:rFonts w:ascii="Consolas" w:eastAsia="Times New Roman" w:hAnsi="Consolas" w:cs="Times New Roman"/>
                                <w:color w:val="CCCCCC"/>
                                <w:sz w:val="21"/>
                                <w:szCs w:val="21"/>
                              </w:rPr>
                              <w:t xml:space="preserve"> </w:t>
                            </w:r>
                            <w:r w:rsidRPr="00D942E1">
                              <w:rPr>
                                <w:rFonts w:ascii="Consolas" w:eastAsia="Times New Roman" w:hAnsi="Consolas" w:cs="Times New Roman"/>
                                <w:color w:val="D4D4D4"/>
                                <w:sz w:val="21"/>
                                <w:szCs w:val="21"/>
                              </w:rPr>
                              <w:t>=</w:t>
                            </w:r>
                            <w:r w:rsidRPr="00D942E1">
                              <w:rPr>
                                <w:rFonts w:ascii="Consolas" w:eastAsia="Times New Roman" w:hAnsi="Consolas" w:cs="Times New Roman"/>
                                <w:color w:val="CCCCCC"/>
                                <w:sz w:val="21"/>
                                <w:szCs w:val="21"/>
                              </w:rPr>
                              <w:t xml:space="preserve"> </w:t>
                            </w:r>
                            <w:proofErr w:type="spellStart"/>
                            <w:r w:rsidRPr="00D942E1">
                              <w:rPr>
                                <w:rFonts w:ascii="Consolas" w:eastAsia="Times New Roman" w:hAnsi="Consolas" w:cs="Times New Roman"/>
                                <w:color w:val="9CDCFE"/>
                                <w:sz w:val="21"/>
                                <w:szCs w:val="21"/>
                              </w:rPr>
                              <w:t>data_save_location</w:t>
                            </w:r>
                            <w:proofErr w:type="spellEnd"/>
                            <w:r w:rsidRPr="00D942E1">
                              <w:rPr>
                                <w:rFonts w:ascii="Consolas" w:eastAsia="Times New Roman" w:hAnsi="Consolas" w:cs="Times New Roman"/>
                                <w:color w:val="CCCCCC"/>
                                <w:sz w:val="21"/>
                                <w:szCs w:val="21"/>
                              </w:rPr>
                              <w:t xml:space="preserve"> </w:t>
                            </w:r>
                            <w:r w:rsidRPr="00D942E1">
                              <w:rPr>
                                <w:rFonts w:ascii="Consolas" w:eastAsia="Times New Roman" w:hAnsi="Consolas" w:cs="Times New Roman"/>
                                <w:color w:val="D4D4D4"/>
                                <w:sz w:val="21"/>
                                <w:szCs w:val="21"/>
                              </w:rPr>
                              <w:t>+</w:t>
                            </w:r>
                            <w:r w:rsidRPr="00D942E1">
                              <w:rPr>
                                <w:rFonts w:ascii="Consolas" w:eastAsia="Times New Roman" w:hAnsi="Consolas" w:cs="Times New Roman"/>
                                <w:color w:val="CCCCCC"/>
                                <w:sz w:val="21"/>
                                <w:szCs w:val="21"/>
                              </w:rPr>
                              <w:t>\</w:t>
                            </w:r>
                          </w:p>
                          <w:p w14:paraId="431B600C" w14:textId="77777777" w:rsidR="00D942E1" w:rsidRPr="00D942E1" w:rsidRDefault="00D942E1" w:rsidP="00D942E1">
                            <w:pPr>
                              <w:shd w:val="clear" w:color="auto" w:fill="1F1F1F"/>
                              <w:spacing w:line="285" w:lineRule="atLeast"/>
                              <w:rPr>
                                <w:rFonts w:ascii="Consolas" w:eastAsia="Times New Roman" w:hAnsi="Consolas" w:cs="Times New Roman"/>
                                <w:color w:val="CCCCCC"/>
                                <w:sz w:val="21"/>
                                <w:szCs w:val="21"/>
                              </w:rPr>
                            </w:pPr>
                            <w:r w:rsidRPr="00D942E1">
                              <w:rPr>
                                <w:rFonts w:ascii="Consolas" w:eastAsia="Times New Roman" w:hAnsi="Consolas" w:cs="Times New Roman"/>
                                <w:color w:val="CCCCCC"/>
                                <w:sz w:val="21"/>
                                <w:szCs w:val="21"/>
                              </w:rPr>
                              <w:t xml:space="preserve">          </w:t>
                            </w:r>
                            <w:r w:rsidRPr="00D942E1">
                              <w:rPr>
                                <w:rFonts w:ascii="Consolas" w:eastAsia="Times New Roman" w:hAnsi="Consolas" w:cs="Times New Roman"/>
                                <w:color w:val="CE9178"/>
                                <w:sz w:val="21"/>
                                <w:szCs w:val="21"/>
                              </w:rPr>
                              <w:t>'map'</w:t>
                            </w:r>
                            <w:r w:rsidRPr="00D942E1">
                              <w:rPr>
                                <w:rFonts w:ascii="Consolas" w:eastAsia="Times New Roman" w:hAnsi="Consolas" w:cs="Times New Roman"/>
                                <w:color w:val="CCCCCC"/>
                                <w:sz w:val="21"/>
                                <w:szCs w:val="21"/>
                              </w:rPr>
                              <w:t xml:space="preserve"> </w:t>
                            </w:r>
                            <w:r w:rsidRPr="00D942E1">
                              <w:rPr>
                                <w:rFonts w:ascii="Consolas" w:eastAsia="Times New Roman" w:hAnsi="Consolas" w:cs="Times New Roman"/>
                                <w:color w:val="D4D4D4"/>
                                <w:sz w:val="21"/>
                                <w:szCs w:val="21"/>
                              </w:rPr>
                              <w:t>+</w:t>
                            </w:r>
                            <w:r w:rsidRPr="00D942E1">
                              <w:rPr>
                                <w:rFonts w:ascii="Consolas" w:eastAsia="Times New Roman" w:hAnsi="Consolas" w:cs="Times New Roman"/>
                                <w:color w:val="4EC9B0"/>
                                <w:sz w:val="21"/>
                                <w:szCs w:val="21"/>
                              </w:rPr>
                              <w:t>str</w:t>
                            </w:r>
                            <w:r w:rsidRPr="00D942E1">
                              <w:rPr>
                                <w:rFonts w:ascii="Consolas" w:eastAsia="Times New Roman" w:hAnsi="Consolas" w:cs="Times New Roman"/>
                                <w:color w:val="CCCCCC"/>
                                <w:sz w:val="21"/>
                                <w:szCs w:val="21"/>
                              </w:rPr>
                              <w:t>(</w:t>
                            </w:r>
                            <w:proofErr w:type="spellStart"/>
                            <w:r w:rsidRPr="00D942E1">
                              <w:rPr>
                                <w:rFonts w:ascii="Consolas" w:eastAsia="Times New Roman" w:hAnsi="Consolas" w:cs="Times New Roman"/>
                                <w:color w:val="4EC9B0"/>
                                <w:sz w:val="21"/>
                                <w:szCs w:val="21"/>
                              </w:rPr>
                              <w:t>datetime</w:t>
                            </w:r>
                            <w:r w:rsidRPr="00D942E1">
                              <w:rPr>
                                <w:rFonts w:ascii="Consolas" w:eastAsia="Times New Roman" w:hAnsi="Consolas" w:cs="Times New Roman"/>
                                <w:color w:val="CCCCCC"/>
                                <w:sz w:val="21"/>
                                <w:szCs w:val="21"/>
                              </w:rPr>
                              <w:t>.</w:t>
                            </w:r>
                            <w:r w:rsidRPr="00D942E1">
                              <w:rPr>
                                <w:rFonts w:ascii="Consolas" w:eastAsia="Times New Roman" w:hAnsi="Consolas" w:cs="Times New Roman"/>
                                <w:color w:val="DCDCAA"/>
                                <w:sz w:val="21"/>
                                <w:szCs w:val="21"/>
                              </w:rPr>
                              <w:t>now</w:t>
                            </w:r>
                            <w:proofErr w:type="spellEnd"/>
                            <w:r w:rsidRPr="00D942E1">
                              <w:rPr>
                                <w:rFonts w:ascii="Consolas" w:eastAsia="Times New Roman" w:hAnsi="Consolas" w:cs="Times New Roman"/>
                                <w:color w:val="CCCCCC"/>
                                <w:sz w:val="21"/>
                                <w:szCs w:val="21"/>
                              </w:rPr>
                              <w:t>(</w:t>
                            </w:r>
                            <w:proofErr w:type="gramStart"/>
                            <w:r w:rsidRPr="00D942E1">
                              <w:rPr>
                                <w:rFonts w:ascii="Consolas" w:eastAsia="Times New Roman" w:hAnsi="Consolas" w:cs="Times New Roman"/>
                                <w:color w:val="CCCCCC"/>
                                <w:sz w:val="21"/>
                                <w:szCs w:val="21"/>
                              </w:rPr>
                              <w:t>).</w:t>
                            </w:r>
                            <w:r w:rsidRPr="00D942E1">
                              <w:rPr>
                                <w:rFonts w:ascii="Consolas" w:eastAsia="Times New Roman" w:hAnsi="Consolas" w:cs="Times New Roman"/>
                                <w:color w:val="DCDCAA"/>
                                <w:sz w:val="21"/>
                                <w:szCs w:val="21"/>
                              </w:rPr>
                              <w:t>timestamp</w:t>
                            </w:r>
                            <w:proofErr w:type="gramEnd"/>
                            <w:r w:rsidRPr="00D942E1">
                              <w:rPr>
                                <w:rFonts w:ascii="Consolas" w:eastAsia="Times New Roman" w:hAnsi="Consolas" w:cs="Times New Roman"/>
                                <w:color w:val="CCCCCC"/>
                                <w:sz w:val="21"/>
                                <w:szCs w:val="21"/>
                              </w:rPr>
                              <w:t>())</w:t>
                            </w:r>
                            <w:r w:rsidRPr="00D942E1">
                              <w:rPr>
                                <w:rFonts w:ascii="Consolas" w:eastAsia="Times New Roman" w:hAnsi="Consolas" w:cs="Times New Roman"/>
                                <w:color w:val="D4D4D4"/>
                                <w:sz w:val="21"/>
                                <w:szCs w:val="21"/>
                              </w:rPr>
                              <w:t>+</w:t>
                            </w:r>
                            <w:r w:rsidRPr="00D942E1">
                              <w:rPr>
                                <w:rFonts w:ascii="Consolas" w:eastAsia="Times New Roman" w:hAnsi="Consolas" w:cs="Times New Roman"/>
                                <w:color w:val="CCCCCC"/>
                                <w:sz w:val="21"/>
                                <w:szCs w:val="21"/>
                              </w:rPr>
                              <w:t xml:space="preserve"> </w:t>
                            </w:r>
                            <w:r w:rsidRPr="00D942E1">
                              <w:rPr>
                                <w:rFonts w:ascii="Consolas" w:eastAsia="Times New Roman" w:hAnsi="Consolas" w:cs="Times New Roman"/>
                                <w:color w:val="CE9178"/>
                                <w:sz w:val="21"/>
                                <w:szCs w:val="21"/>
                              </w:rPr>
                              <w:t>'.</w:t>
                            </w:r>
                            <w:proofErr w:type="spellStart"/>
                            <w:r w:rsidRPr="00D942E1">
                              <w:rPr>
                                <w:rFonts w:ascii="Consolas" w:eastAsia="Times New Roman" w:hAnsi="Consolas" w:cs="Times New Roman"/>
                                <w:color w:val="CE9178"/>
                                <w:sz w:val="21"/>
                                <w:szCs w:val="21"/>
                              </w:rPr>
                              <w:t>png</w:t>
                            </w:r>
                            <w:proofErr w:type="spellEnd"/>
                            <w:r w:rsidRPr="00D942E1">
                              <w:rPr>
                                <w:rFonts w:ascii="Consolas" w:eastAsia="Times New Roman" w:hAnsi="Consolas" w:cs="Times New Roman"/>
                                <w:color w:val="CE9178"/>
                                <w:sz w:val="21"/>
                                <w:szCs w:val="21"/>
                              </w:rPr>
                              <w:t>'</w:t>
                            </w:r>
                          </w:p>
                          <w:p w14:paraId="0C407E42" w14:textId="77777777" w:rsidR="00D942E1" w:rsidRPr="00D942E1" w:rsidRDefault="00D942E1" w:rsidP="00D942E1">
                            <w:pPr>
                              <w:shd w:val="clear" w:color="auto" w:fill="1F1F1F"/>
                              <w:spacing w:line="285" w:lineRule="atLeast"/>
                              <w:rPr>
                                <w:rFonts w:ascii="Consolas" w:eastAsia="Times New Roman" w:hAnsi="Consolas" w:cs="Times New Roman"/>
                                <w:color w:val="CCCCCC"/>
                                <w:sz w:val="21"/>
                                <w:szCs w:val="21"/>
                              </w:rPr>
                            </w:pPr>
                            <w:r w:rsidRPr="00D942E1">
                              <w:rPr>
                                <w:rFonts w:ascii="Consolas" w:eastAsia="Times New Roman" w:hAnsi="Consolas" w:cs="Times New Roman"/>
                                <w:color w:val="CCCCCC"/>
                                <w:sz w:val="21"/>
                                <w:szCs w:val="21"/>
                              </w:rPr>
                              <w:t xml:space="preserve">    </w:t>
                            </w:r>
                            <w:proofErr w:type="spellStart"/>
                            <w:proofErr w:type="gramStart"/>
                            <w:r w:rsidRPr="00D942E1">
                              <w:rPr>
                                <w:rFonts w:ascii="Consolas" w:eastAsia="Times New Roman" w:hAnsi="Consolas" w:cs="Times New Roman"/>
                                <w:color w:val="4EC9B0"/>
                                <w:sz w:val="21"/>
                                <w:szCs w:val="21"/>
                              </w:rPr>
                              <w:t>plt</w:t>
                            </w:r>
                            <w:r w:rsidRPr="00D942E1">
                              <w:rPr>
                                <w:rFonts w:ascii="Consolas" w:eastAsia="Times New Roman" w:hAnsi="Consolas" w:cs="Times New Roman"/>
                                <w:color w:val="CCCCCC"/>
                                <w:sz w:val="21"/>
                                <w:szCs w:val="21"/>
                              </w:rPr>
                              <w:t>.</w:t>
                            </w:r>
                            <w:r w:rsidRPr="00D942E1">
                              <w:rPr>
                                <w:rFonts w:ascii="Consolas" w:eastAsia="Times New Roman" w:hAnsi="Consolas" w:cs="Times New Roman"/>
                                <w:color w:val="DCDCAA"/>
                                <w:sz w:val="21"/>
                                <w:szCs w:val="21"/>
                              </w:rPr>
                              <w:t>savefig</w:t>
                            </w:r>
                            <w:proofErr w:type="spellEnd"/>
                            <w:proofErr w:type="gramEnd"/>
                            <w:r w:rsidRPr="00D942E1">
                              <w:rPr>
                                <w:rFonts w:ascii="Consolas" w:eastAsia="Times New Roman" w:hAnsi="Consolas" w:cs="Times New Roman"/>
                                <w:color w:val="CCCCCC"/>
                                <w:sz w:val="21"/>
                                <w:szCs w:val="21"/>
                              </w:rPr>
                              <w:t>(</w:t>
                            </w:r>
                            <w:proofErr w:type="spellStart"/>
                            <w:r w:rsidRPr="00D942E1">
                              <w:rPr>
                                <w:rFonts w:ascii="Consolas" w:eastAsia="Times New Roman" w:hAnsi="Consolas" w:cs="Times New Roman"/>
                                <w:color w:val="9CDCFE"/>
                                <w:sz w:val="21"/>
                                <w:szCs w:val="21"/>
                              </w:rPr>
                              <w:t>save_file_name</w:t>
                            </w:r>
                            <w:r w:rsidRPr="00D942E1">
                              <w:rPr>
                                <w:rFonts w:ascii="Consolas" w:eastAsia="Times New Roman" w:hAnsi="Consolas" w:cs="Times New Roman"/>
                                <w:color w:val="CCCCCC"/>
                                <w:sz w:val="21"/>
                                <w:szCs w:val="21"/>
                              </w:rPr>
                              <w:t>,</w:t>
                            </w:r>
                            <w:r w:rsidRPr="00D942E1">
                              <w:rPr>
                                <w:rFonts w:ascii="Consolas" w:eastAsia="Times New Roman" w:hAnsi="Consolas" w:cs="Times New Roman"/>
                                <w:color w:val="9CDCFE"/>
                                <w:sz w:val="21"/>
                                <w:szCs w:val="21"/>
                              </w:rPr>
                              <w:t>dpi</w:t>
                            </w:r>
                            <w:proofErr w:type="spellEnd"/>
                            <w:r w:rsidRPr="00D942E1">
                              <w:rPr>
                                <w:rFonts w:ascii="Consolas" w:eastAsia="Times New Roman" w:hAnsi="Consolas" w:cs="Times New Roman"/>
                                <w:color w:val="CCCCCC"/>
                                <w:sz w:val="21"/>
                                <w:szCs w:val="21"/>
                              </w:rPr>
                              <w:t xml:space="preserve"> </w:t>
                            </w:r>
                            <w:r w:rsidRPr="00D942E1">
                              <w:rPr>
                                <w:rFonts w:ascii="Consolas" w:eastAsia="Times New Roman" w:hAnsi="Consolas" w:cs="Times New Roman"/>
                                <w:color w:val="D4D4D4"/>
                                <w:sz w:val="21"/>
                                <w:szCs w:val="21"/>
                              </w:rPr>
                              <w:t>=</w:t>
                            </w:r>
                            <w:r w:rsidRPr="00D942E1">
                              <w:rPr>
                                <w:rFonts w:ascii="Consolas" w:eastAsia="Times New Roman" w:hAnsi="Consolas" w:cs="Times New Roman"/>
                                <w:color w:val="CCCCCC"/>
                                <w:sz w:val="21"/>
                                <w:szCs w:val="21"/>
                              </w:rPr>
                              <w:t xml:space="preserve"> </w:t>
                            </w:r>
                            <w:r w:rsidRPr="00D942E1">
                              <w:rPr>
                                <w:rFonts w:ascii="Consolas" w:eastAsia="Times New Roman" w:hAnsi="Consolas" w:cs="Times New Roman"/>
                                <w:color w:val="B5CEA8"/>
                                <w:sz w:val="21"/>
                                <w:szCs w:val="21"/>
                              </w:rPr>
                              <w:t>800</w:t>
                            </w:r>
                            <w:r w:rsidRPr="00D942E1">
                              <w:rPr>
                                <w:rFonts w:ascii="Consolas" w:eastAsia="Times New Roman" w:hAnsi="Consolas" w:cs="Times New Roman"/>
                                <w:color w:val="CCCCCC"/>
                                <w:sz w:val="21"/>
                                <w:szCs w:val="21"/>
                              </w:rPr>
                              <w:t>)</w:t>
                            </w:r>
                          </w:p>
                          <w:p w14:paraId="77A19D2A" w14:textId="5EE7D595" w:rsidR="00D942E1" w:rsidRPr="00D942E1" w:rsidRDefault="00D942E1" w:rsidP="00D942E1">
                            <w:pPr>
                              <w:shd w:val="clear" w:color="auto" w:fill="1F1F1F"/>
                              <w:spacing w:line="285" w:lineRule="atLeast"/>
                              <w:rPr>
                                <w:rFonts w:ascii="Consolas" w:eastAsia="Times New Roman" w:hAnsi="Consolas" w:cs="Times New Roman"/>
                                <w:color w:val="CCCCCC"/>
                                <w:sz w:val="21"/>
                                <w:szCs w:val="21"/>
                              </w:rPr>
                            </w:pPr>
                            <w:r w:rsidRPr="00D942E1">
                              <w:rPr>
                                <w:rFonts w:ascii="Consolas" w:eastAsia="Times New Roman" w:hAnsi="Consolas" w:cs="Times New Roman"/>
                                <w:color w:val="CCCCCC"/>
                                <w:sz w:val="21"/>
                                <w:szCs w:val="21"/>
                              </w:rPr>
                              <w:t xml:space="preserve">    </w:t>
                            </w:r>
                            <w:proofErr w:type="spellStart"/>
                            <w:proofErr w:type="gramStart"/>
                            <w:r w:rsidRPr="00D942E1">
                              <w:rPr>
                                <w:rFonts w:ascii="Consolas" w:eastAsia="Times New Roman" w:hAnsi="Consolas" w:cs="Times New Roman"/>
                                <w:color w:val="4EC9B0"/>
                                <w:sz w:val="21"/>
                                <w:szCs w:val="21"/>
                              </w:rPr>
                              <w:t>plt</w:t>
                            </w:r>
                            <w:r w:rsidRPr="00D942E1">
                              <w:rPr>
                                <w:rFonts w:ascii="Consolas" w:eastAsia="Times New Roman" w:hAnsi="Consolas" w:cs="Times New Roman"/>
                                <w:color w:val="CCCCCC"/>
                                <w:sz w:val="21"/>
                                <w:szCs w:val="21"/>
                              </w:rPr>
                              <w:t>.</w:t>
                            </w:r>
                            <w:r w:rsidRPr="00D942E1">
                              <w:rPr>
                                <w:rFonts w:ascii="Consolas" w:eastAsia="Times New Roman" w:hAnsi="Consolas" w:cs="Times New Roman"/>
                                <w:color w:val="DCDCAA"/>
                                <w:sz w:val="21"/>
                                <w:szCs w:val="21"/>
                              </w:rPr>
                              <w:t>show</w:t>
                            </w:r>
                            <w:proofErr w:type="spellEnd"/>
                            <w:proofErr w:type="gramEnd"/>
                            <w:r w:rsidRPr="00D942E1">
                              <w:rPr>
                                <w:rFonts w:ascii="Consolas" w:eastAsia="Times New Roman" w:hAnsi="Consolas" w:cs="Times New Roman"/>
                                <w:color w:val="CCCCCC"/>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E5E1A2" id="_x0000_s1033" type="#_x0000_t202" style="position:absolute;margin-left:415.15pt;margin-top:13.95pt;width:466.35pt;height:110.6pt;z-index:25167155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">
                <v:textbox style="mso-fit-shape-to-text:t">
                  <w:txbxContent>
                    <w:p w14:paraId="2A5C9435" w14:textId="5642E213" w:rsidR="00D942E1" w:rsidRPr="00D942E1" w:rsidRDefault="00D942E1" w:rsidP="00D942E1">
                      <w:pPr>
                        <w:shd w:val="clear" w:color="auto" w:fill="1F1F1F"/>
                        <w:spacing w:line="285" w:lineRule="atLeast"/>
                        <w:rPr>
                          <w:rFonts w:ascii="Consolas" w:eastAsia="Times New Roman" w:hAnsi="Consolas" w:cs="Times New Roman"/>
                          <w:color w:val="CCCCCC"/>
                          <w:sz w:val="21"/>
                          <w:szCs w:val="21"/>
                        </w:rPr>
                      </w:pPr>
                      <w:r w:rsidRPr="00D942E1">
                        <w:rPr>
                          <w:rFonts w:ascii="Consolas" w:eastAsia="Times New Roman" w:hAnsi="Consolas" w:cs="Times New Roman"/>
                          <w:color w:val="CCCCCC"/>
                          <w:sz w:val="21"/>
                          <w:szCs w:val="21"/>
                        </w:rPr>
                        <w:t xml:space="preserve">    </w:t>
                      </w:r>
                      <w:r w:rsidRPr="00D942E1">
                        <w:rPr>
                          <w:rFonts w:ascii="Consolas" w:eastAsia="Times New Roman" w:hAnsi="Consolas" w:cs="Times New Roman"/>
                          <w:color w:val="C586C0"/>
                          <w:sz w:val="21"/>
                          <w:szCs w:val="21"/>
                        </w:rPr>
                        <w:t>for</w:t>
                      </w:r>
                      <w:r w:rsidRPr="00D942E1">
                        <w:rPr>
                          <w:rFonts w:ascii="Consolas" w:eastAsia="Times New Roman" w:hAnsi="Consolas" w:cs="Times New Roman"/>
                          <w:color w:val="CCCCCC"/>
                          <w:sz w:val="21"/>
                          <w:szCs w:val="21"/>
                        </w:rPr>
                        <w:t xml:space="preserve"> </w:t>
                      </w:r>
                      <w:proofErr w:type="spellStart"/>
                      <w:r w:rsidRPr="00D942E1">
                        <w:rPr>
                          <w:rFonts w:ascii="Consolas" w:eastAsia="Times New Roman" w:hAnsi="Consolas" w:cs="Times New Roman"/>
                          <w:color w:val="9CDCFE"/>
                          <w:sz w:val="21"/>
                          <w:szCs w:val="21"/>
                        </w:rPr>
                        <w:t>i</w:t>
                      </w:r>
                      <w:proofErr w:type="spellEnd"/>
                      <w:r w:rsidRPr="00D942E1">
                        <w:rPr>
                          <w:rFonts w:ascii="Consolas" w:eastAsia="Times New Roman" w:hAnsi="Consolas" w:cs="Times New Roman"/>
                          <w:color w:val="CCCCCC"/>
                          <w:sz w:val="21"/>
                          <w:szCs w:val="21"/>
                        </w:rPr>
                        <w:t xml:space="preserve"> </w:t>
                      </w:r>
                      <w:r w:rsidRPr="00D942E1">
                        <w:rPr>
                          <w:rFonts w:ascii="Consolas" w:eastAsia="Times New Roman" w:hAnsi="Consolas" w:cs="Times New Roman"/>
                          <w:color w:val="C586C0"/>
                          <w:sz w:val="21"/>
                          <w:szCs w:val="21"/>
                        </w:rPr>
                        <w:t>in</w:t>
                      </w:r>
                      <w:r w:rsidRPr="00D942E1">
                        <w:rPr>
                          <w:rFonts w:ascii="Consolas" w:eastAsia="Times New Roman" w:hAnsi="Consolas" w:cs="Times New Roman"/>
                          <w:color w:val="CCCCCC"/>
                          <w:sz w:val="21"/>
                          <w:szCs w:val="21"/>
                        </w:rPr>
                        <w:t xml:space="preserve"> </w:t>
                      </w:r>
                      <w:r w:rsidRPr="00D942E1">
                        <w:rPr>
                          <w:rFonts w:ascii="Consolas" w:eastAsia="Times New Roman" w:hAnsi="Consolas" w:cs="Times New Roman"/>
                          <w:color w:val="4EC9B0"/>
                          <w:sz w:val="21"/>
                          <w:szCs w:val="21"/>
                        </w:rPr>
                        <w:t>range</w:t>
                      </w:r>
                      <w:r w:rsidRPr="00D942E1">
                        <w:rPr>
                          <w:rFonts w:ascii="Consolas" w:eastAsia="Times New Roman" w:hAnsi="Consolas" w:cs="Times New Roman"/>
                          <w:color w:val="CCCCCC"/>
                          <w:sz w:val="21"/>
                          <w:szCs w:val="21"/>
                        </w:rPr>
                        <w:t>(</w:t>
                      </w:r>
                      <w:proofErr w:type="spellStart"/>
                      <w:r w:rsidRPr="00D942E1">
                        <w:rPr>
                          <w:rFonts w:ascii="Consolas" w:eastAsia="Times New Roman" w:hAnsi="Consolas" w:cs="Times New Roman"/>
                          <w:color w:val="DCDCAA"/>
                          <w:sz w:val="21"/>
                          <w:szCs w:val="21"/>
                        </w:rPr>
                        <w:t>len</w:t>
                      </w:r>
                      <w:proofErr w:type="spellEnd"/>
                      <w:r w:rsidRPr="00D942E1">
                        <w:rPr>
                          <w:rFonts w:ascii="Consolas" w:eastAsia="Times New Roman" w:hAnsi="Consolas" w:cs="Times New Roman"/>
                          <w:color w:val="CCCCCC"/>
                          <w:sz w:val="21"/>
                          <w:szCs w:val="21"/>
                        </w:rPr>
                        <w:t>(</w:t>
                      </w:r>
                      <w:r w:rsidRPr="00D942E1">
                        <w:rPr>
                          <w:rFonts w:ascii="Consolas" w:eastAsia="Times New Roman" w:hAnsi="Consolas" w:cs="Times New Roman"/>
                          <w:color w:val="9CDCFE"/>
                          <w:sz w:val="21"/>
                          <w:szCs w:val="21"/>
                        </w:rPr>
                        <w:t>colors</w:t>
                      </w:r>
                      <w:r w:rsidRPr="00D942E1">
                        <w:rPr>
                          <w:rFonts w:ascii="Consolas" w:eastAsia="Times New Roman" w:hAnsi="Consolas" w:cs="Times New Roman"/>
                          <w:color w:val="CCCCCC"/>
                          <w:sz w:val="21"/>
                          <w:szCs w:val="21"/>
                        </w:rPr>
                        <w:t>)):</w:t>
                      </w:r>
                    </w:p>
                    <w:p w14:paraId="3CAE8760" w14:textId="77777777" w:rsidR="00D942E1" w:rsidRPr="00D942E1" w:rsidRDefault="00D942E1" w:rsidP="00D942E1">
                      <w:pPr>
                        <w:shd w:val="clear" w:color="auto" w:fill="1F1F1F"/>
                        <w:spacing w:line="285" w:lineRule="atLeast"/>
                        <w:rPr>
                          <w:rFonts w:ascii="Consolas" w:eastAsia="Times New Roman" w:hAnsi="Consolas" w:cs="Times New Roman"/>
                          <w:color w:val="CCCCCC"/>
                          <w:sz w:val="21"/>
                          <w:szCs w:val="21"/>
                        </w:rPr>
                      </w:pPr>
                      <w:r w:rsidRPr="00D942E1">
                        <w:rPr>
                          <w:rFonts w:ascii="Consolas" w:eastAsia="Times New Roman" w:hAnsi="Consolas" w:cs="Times New Roman"/>
                          <w:color w:val="CCCCCC"/>
                          <w:sz w:val="21"/>
                          <w:szCs w:val="21"/>
                        </w:rPr>
                        <w:t xml:space="preserve">        </w:t>
                      </w:r>
                      <w:proofErr w:type="spellStart"/>
                      <w:r w:rsidRPr="00D942E1">
                        <w:rPr>
                          <w:rFonts w:ascii="Consolas" w:eastAsia="Times New Roman" w:hAnsi="Consolas" w:cs="Times New Roman"/>
                          <w:color w:val="9CDCFE"/>
                          <w:sz w:val="21"/>
                          <w:szCs w:val="21"/>
                        </w:rPr>
                        <w:t>current_x</w:t>
                      </w:r>
                      <w:proofErr w:type="spellEnd"/>
                      <w:r w:rsidRPr="00D942E1">
                        <w:rPr>
                          <w:rFonts w:ascii="Consolas" w:eastAsia="Times New Roman" w:hAnsi="Consolas" w:cs="Times New Roman"/>
                          <w:color w:val="CCCCCC"/>
                          <w:sz w:val="21"/>
                          <w:szCs w:val="21"/>
                        </w:rPr>
                        <w:t xml:space="preserve"> </w:t>
                      </w:r>
                      <w:proofErr w:type="gramStart"/>
                      <w:r w:rsidRPr="00D942E1">
                        <w:rPr>
                          <w:rFonts w:ascii="Consolas" w:eastAsia="Times New Roman" w:hAnsi="Consolas" w:cs="Times New Roman"/>
                          <w:color w:val="D4D4D4"/>
                          <w:sz w:val="21"/>
                          <w:szCs w:val="21"/>
                        </w:rPr>
                        <w:t>=</w:t>
                      </w:r>
                      <w:r w:rsidRPr="00D942E1">
                        <w:rPr>
                          <w:rFonts w:ascii="Consolas" w:eastAsia="Times New Roman" w:hAnsi="Consolas" w:cs="Times New Roman"/>
                          <w:color w:val="CCCCCC"/>
                          <w:sz w:val="21"/>
                          <w:szCs w:val="21"/>
                        </w:rPr>
                        <w:t>[</w:t>
                      </w:r>
                      <w:proofErr w:type="gramEnd"/>
                      <w:r w:rsidRPr="00D942E1">
                        <w:rPr>
                          <w:rFonts w:ascii="Consolas" w:eastAsia="Times New Roman" w:hAnsi="Consolas" w:cs="Times New Roman"/>
                          <w:color w:val="CCCCCC"/>
                          <w:sz w:val="21"/>
                          <w:szCs w:val="21"/>
                        </w:rPr>
                        <w:t>]</w:t>
                      </w:r>
                    </w:p>
                    <w:p w14:paraId="0E8C4AB7" w14:textId="77777777" w:rsidR="00D942E1" w:rsidRPr="00D942E1" w:rsidRDefault="00D942E1" w:rsidP="00D942E1">
                      <w:pPr>
                        <w:shd w:val="clear" w:color="auto" w:fill="1F1F1F"/>
                        <w:spacing w:line="285" w:lineRule="atLeast"/>
                        <w:rPr>
                          <w:rFonts w:ascii="Consolas" w:eastAsia="Times New Roman" w:hAnsi="Consolas" w:cs="Times New Roman"/>
                          <w:color w:val="CCCCCC"/>
                          <w:sz w:val="21"/>
                          <w:szCs w:val="21"/>
                        </w:rPr>
                      </w:pPr>
                      <w:r w:rsidRPr="00D942E1">
                        <w:rPr>
                          <w:rFonts w:ascii="Consolas" w:eastAsia="Times New Roman" w:hAnsi="Consolas" w:cs="Times New Roman"/>
                          <w:color w:val="CCCCCC"/>
                          <w:sz w:val="21"/>
                          <w:szCs w:val="21"/>
                        </w:rPr>
                        <w:t xml:space="preserve">        </w:t>
                      </w:r>
                      <w:proofErr w:type="spellStart"/>
                      <w:r w:rsidRPr="00D942E1">
                        <w:rPr>
                          <w:rFonts w:ascii="Consolas" w:eastAsia="Times New Roman" w:hAnsi="Consolas" w:cs="Times New Roman"/>
                          <w:color w:val="9CDCFE"/>
                          <w:sz w:val="21"/>
                          <w:szCs w:val="21"/>
                        </w:rPr>
                        <w:t>current_y</w:t>
                      </w:r>
                      <w:proofErr w:type="spellEnd"/>
                      <w:r w:rsidRPr="00D942E1">
                        <w:rPr>
                          <w:rFonts w:ascii="Consolas" w:eastAsia="Times New Roman" w:hAnsi="Consolas" w:cs="Times New Roman"/>
                          <w:color w:val="CCCCCC"/>
                          <w:sz w:val="21"/>
                          <w:szCs w:val="21"/>
                        </w:rPr>
                        <w:t xml:space="preserve"> </w:t>
                      </w:r>
                      <w:proofErr w:type="gramStart"/>
                      <w:r w:rsidRPr="00D942E1">
                        <w:rPr>
                          <w:rFonts w:ascii="Consolas" w:eastAsia="Times New Roman" w:hAnsi="Consolas" w:cs="Times New Roman"/>
                          <w:color w:val="D4D4D4"/>
                          <w:sz w:val="21"/>
                          <w:szCs w:val="21"/>
                        </w:rPr>
                        <w:t>=</w:t>
                      </w:r>
                      <w:r w:rsidRPr="00D942E1">
                        <w:rPr>
                          <w:rFonts w:ascii="Consolas" w:eastAsia="Times New Roman" w:hAnsi="Consolas" w:cs="Times New Roman"/>
                          <w:color w:val="CCCCCC"/>
                          <w:sz w:val="21"/>
                          <w:szCs w:val="21"/>
                        </w:rPr>
                        <w:t>[</w:t>
                      </w:r>
                      <w:proofErr w:type="gramEnd"/>
                      <w:r w:rsidRPr="00D942E1">
                        <w:rPr>
                          <w:rFonts w:ascii="Consolas" w:eastAsia="Times New Roman" w:hAnsi="Consolas" w:cs="Times New Roman"/>
                          <w:color w:val="CCCCCC"/>
                          <w:sz w:val="21"/>
                          <w:szCs w:val="21"/>
                        </w:rPr>
                        <w:t>]</w:t>
                      </w:r>
                    </w:p>
                    <w:p w14:paraId="371B03FB" w14:textId="77777777" w:rsidR="00D942E1" w:rsidRPr="00D942E1" w:rsidRDefault="00D942E1" w:rsidP="00D942E1">
                      <w:pPr>
                        <w:shd w:val="clear" w:color="auto" w:fill="1F1F1F"/>
                        <w:spacing w:line="285" w:lineRule="atLeast"/>
                        <w:rPr>
                          <w:rFonts w:ascii="Consolas" w:eastAsia="Times New Roman" w:hAnsi="Consolas" w:cs="Times New Roman"/>
                          <w:color w:val="CCCCCC"/>
                          <w:sz w:val="21"/>
                          <w:szCs w:val="21"/>
                        </w:rPr>
                      </w:pPr>
                      <w:r w:rsidRPr="00D942E1">
                        <w:rPr>
                          <w:rFonts w:ascii="Consolas" w:eastAsia="Times New Roman" w:hAnsi="Consolas" w:cs="Times New Roman"/>
                          <w:color w:val="CCCCCC"/>
                          <w:sz w:val="21"/>
                          <w:szCs w:val="21"/>
                        </w:rPr>
                        <w:t xml:space="preserve">        </w:t>
                      </w:r>
                      <w:proofErr w:type="spellStart"/>
                      <w:r w:rsidRPr="00D942E1">
                        <w:rPr>
                          <w:rFonts w:ascii="Consolas" w:eastAsia="Times New Roman" w:hAnsi="Consolas" w:cs="Times New Roman"/>
                          <w:color w:val="9CDCFE"/>
                          <w:sz w:val="21"/>
                          <w:szCs w:val="21"/>
                        </w:rPr>
                        <w:t>current_color</w:t>
                      </w:r>
                      <w:proofErr w:type="spellEnd"/>
                      <w:r w:rsidRPr="00D942E1">
                        <w:rPr>
                          <w:rFonts w:ascii="Consolas" w:eastAsia="Times New Roman" w:hAnsi="Consolas" w:cs="Times New Roman"/>
                          <w:color w:val="CCCCCC"/>
                          <w:sz w:val="21"/>
                          <w:szCs w:val="21"/>
                        </w:rPr>
                        <w:t xml:space="preserve"> </w:t>
                      </w:r>
                      <w:r w:rsidRPr="00D942E1">
                        <w:rPr>
                          <w:rFonts w:ascii="Consolas" w:eastAsia="Times New Roman" w:hAnsi="Consolas" w:cs="Times New Roman"/>
                          <w:color w:val="D4D4D4"/>
                          <w:sz w:val="21"/>
                          <w:szCs w:val="21"/>
                        </w:rPr>
                        <w:t>=</w:t>
                      </w:r>
                      <w:r w:rsidRPr="00D942E1">
                        <w:rPr>
                          <w:rFonts w:ascii="Consolas" w:eastAsia="Times New Roman" w:hAnsi="Consolas" w:cs="Times New Roman"/>
                          <w:color w:val="CCCCCC"/>
                          <w:sz w:val="21"/>
                          <w:szCs w:val="21"/>
                        </w:rPr>
                        <w:t xml:space="preserve"> []</w:t>
                      </w:r>
                    </w:p>
                    <w:p w14:paraId="22748230" w14:textId="77777777" w:rsidR="00D942E1" w:rsidRPr="00D942E1" w:rsidRDefault="00D942E1" w:rsidP="00D942E1">
                      <w:pPr>
                        <w:shd w:val="clear" w:color="auto" w:fill="1F1F1F"/>
                        <w:spacing w:line="285" w:lineRule="atLeast"/>
                        <w:rPr>
                          <w:rFonts w:ascii="Consolas" w:eastAsia="Times New Roman" w:hAnsi="Consolas" w:cs="Times New Roman"/>
                          <w:color w:val="CCCCCC"/>
                          <w:sz w:val="21"/>
                          <w:szCs w:val="21"/>
                        </w:rPr>
                      </w:pPr>
                      <w:r w:rsidRPr="00D942E1">
                        <w:rPr>
                          <w:rFonts w:ascii="Consolas" w:eastAsia="Times New Roman" w:hAnsi="Consolas" w:cs="Times New Roman"/>
                          <w:color w:val="CCCCCC"/>
                          <w:sz w:val="21"/>
                          <w:szCs w:val="21"/>
                        </w:rPr>
                        <w:t xml:space="preserve">        </w:t>
                      </w:r>
                      <w:r w:rsidRPr="00D942E1">
                        <w:rPr>
                          <w:rFonts w:ascii="Consolas" w:eastAsia="Times New Roman" w:hAnsi="Consolas" w:cs="Times New Roman"/>
                          <w:color w:val="C586C0"/>
                          <w:sz w:val="21"/>
                          <w:szCs w:val="21"/>
                        </w:rPr>
                        <w:t>for</w:t>
                      </w:r>
                      <w:r w:rsidRPr="00D942E1">
                        <w:rPr>
                          <w:rFonts w:ascii="Consolas" w:eastAsia="Times New Roman" w:hAnsi="Consolas" w:cs="Times New Roman"/>
                          <w:color w:val="CCCCCC"/>
                          <w:sz w:val="21"/>
                          <w:szCs w:val="21"/>
                        </w:rPr>
                        <w:t xml:space="preserve"> </w:t>
                      </w:r>
                      <w:r w:rsidRPr="00D942E1">
                        <w:rPr>
                          <w:rFonts w:ascii="Consolas" w:eastAsia="Times New Roman" w:hAnsi="Consolas" w:cs="Times New Roman"/>
                          <w:color w:val="9CDCFE"/>
                          <w:sz w:val="21"/>
                          <w:szCs w:val="21"/>
                        </w:rPr>
                        <w:t>j</w:t>
                      </w:r>
                      <w:r w:rsidRPr="00D942E1">
                        <w:rPr>
                          <w:rFonts w:ascii="Consolas" w:eastAsia="Times New Roman" w:hAnsi="Consolas" w:cs="Times New Roman"/>
                          <w:color w:val="CCCCCC"/>
                          <w:sz w:val="21"/>
                          <w:szCs w:val="21"/>
                        </w:rPr>
                        <w:t xml:space="preserve"> </w:t>
                      </w:r>
                      <w:r w:rsidRPr="00D942E1">
                        <w:rPr>
                          <w:rFonts w:ascii="Consolas" w:eastAsia="Times New Roman" w:hAnsi="Consolas" w:cs="Times New Roman"/>
                          <w:color w:val="C586C0"/>
                          <w:sz w:val="21"/>
                          <w:szCs w:val="21"/>
                        </w:rPr>
                        <w:t>in</w:t>
                      </w:r>
                      <w:r w:rsidRPr="00D942E1">
                        <w:rPr>
                          <w:rFonts w:ascii="Consolas" w:eastAsia="Times New Roman" w:hAnsi="Consolas" w:cs="Times New Roman"/>
                          <w:color w:val="CCCCCC"/>
                          <w:sz w:val="21"/>
                          <w:szCs w:val="21"/>
                        </w:rPr>
                        <w:t xml:space="preserve"> </w:t>
                      </w:r>
                      <w:r w:rsidRPr="00D942E1">
                        <w:rPr>
                          <w:rFonts w:ascii="Consolas" w:eastAsia="Times New Roman" w:hAnsi="Consolas" w:cs="Times New Roman"/>
                          <w:color w:val="4EC9B0"/>
                          <w:sz w:val="21"/>
                          <w:szCs w:val="21"/>
                        </w:rPr>
                        <w:t>range</w:t>
                      </w:r>
                      <w:r w:rsidRPr="00D942E1">
                        <w:rPr>
                          <w:rFonts w:ascii="Consolas" w:eastAsia="Times New Roman" w:hAnsi="Consolas" w:cs="Times New Roman"/>
                          <w:color w:val="CCCCCC"/>
                          <w:sz w:val="21"/>
                          <w:szCs w:val="21"/>
                        </w:rPr>
                        <w:t>(</w:t>
                      </w:r>
                      <w:proofErr w:type="spellStart"/>
                      <w:r w:rsidRPr="00D942E1">
                        <w:rPr>
                          <w:rFonts w:ascii="Consolas" w:eastAsia="Times New Roman" w:hAnsi="Consolas" w:cs="Times New Roman"/>
                          <w:color w:val="DCDCAA"/>
                          <w:sz w:val="21"/>
                          <w:szCs w:val="21"/>
                        </w:rPr>
                        <w:t>len</w:t>
                      </w:r>
                      <w:proofErr w:type="spellEnd"/>
                      <w:r w:rsidRPr="00D942E1">
                        <w:rPr>
                          <w:rFonts w:ascii="Consolas" w:eastAsia="Times New Roman" w:hAnsi="Consolas" w:cs="Times New Roman"/>
                          <w:color w:val="CCCCCC"/>
                          <w:sz w:val="21"/>
                          <w:szCs w:val="21"/>
                        </w:rPr>
                        <w:t>(</w:t>
                      </w:r>
                      <w:r w:rsidRPr="00D942E1">
                        <w:rPr>
                          <w:rFonts w:ascii="Consolas" w:eastAsia="Times New Roman" w:hAnsi="Consolas" w:cs="Times New Roman"/>
                          <w:color w:val="9CDCFE"/>
                          <w:sz w:val="21"/>
                          <w:szCs w:val="21"/>
                        </w:rPr>
                        <w:t>descriptions</w:t>
                      </w:r>
                      <w:r w:rsidRPr="00D942E1">
                        <w:rPr>
                          <w:rFonts w:ascii="Consolas" w:eastAsia="Times New Roman" w:hAnsi="Consolas" w:cs="Times New Roman"/>
                          <w:color w:val="CCCCCC"/>
                          <w:sz w:val="21"/>
                          <w:szCs w:val="21"/>
                        </w:rPr>
                        <w:t>)):</w:t>
                      </w:r>
                    </w:p>
                    <w:p w14:paraId="6AB32248" w14:textId="77777777" w:rsidR="00D942E1" w:rsidRPr="00D942E1" w:rsidRDefault="00D942E1" w:rsidP="00D942E1">
                      <w:pPr>
                        <w:shd w:val="clear" w:color="auto" w:fill="1F1F1F"/>
                        <w:spacing w:line="285" w:lineRule="atLeast"/>
                        <w:rPr>
                          <w:rFonts w:ascii="Consolas" w:eastAsia="Times New Roman" w:hAnsi="Consolas" w:cs="Times New Roman"/>
                          <w:color w:val="CCCCCC"/>
                          <w:sz w:val="21"/>
                          <w:szCs w:val="21"/>
                        </w:rPr>
                      </w:pPr>
                      <w:r w:rsidRPr="00D942E1">
                        <w:rPr>
                          <w:rFonts w:ascii="Consolas" w:eastAsia="Times New Roman" w:hAnsi="Consolas" w:cs="Times New Roman"/>
                          <w:color w:val="CCCCCC"/>
                          <w:sz w:val="21"/>
                          <w:szCs w:val="21"/>
                        </w:rPr>
                        <w:t xml:space="preserve">            </w:t>
                      </w:r>
                      <w:r w:rsidRPr="00D942E1">
                        <w:rPr>
                          <w:rFonts w:ascii="Consolas" w:eastAsia="Times New Roman" w:hAnsi="Consolas" w:cs="Times New Roman"/>
                          <w:color w:val="C586C0"/>
                          <w:sz w:val="21"/>
                          <w:szCs w:val="21"/>
                        </w:rPr>
                        <w:t>if</w:t>
                      </w:r>
                      <w:r w:rsidRPr="00D942E1">
                        <w:rPr>
                          <w:rFonts w:ascii="Consolas" w:eastAsia="Times New Roman" w:hAnsi="Consolas" w:cs="Times New Roman"/>
                          <w:color w:val="CCCCCC"/>
                          <w:sz w:val="21"/>
                          <w:szCs w:val="21"/>
                        </w:rPr>
                        <w:t xml:space="preserve"> </w:t>
                      </w:r>
                      <w:proofErr w:type="spellStart"/>
                      <w:r w:rsidRPr="00D942E1">
                        <w:rPr>
                          <w:rFonts w:ascii="Consolas" w:eastAsia="Times New Roman" w:hAnsi="Consolas" w:cs="Times New Roman"/>
                          <w:color w:val="9CDCFE"/>
                          <w:sz w:val="21"/>
                          <w:szCs w:val="21"/>
                        </w:rPr>
                        <w:t>unique_descriptions</w:t>
                      </w:r>
                      <w:proofErr w:type="spellEnd"/>
                      <w:r w:rsidRPr="00D942E1">
                        <w:rPr>
                          <w:rFonts w:ascii="Consolas" w:eastAsia="Times New Roman" w:hAnsi="Consolas" w:cs="Times New Roman"/>
                          <w:color w:val="CCCCCC"/>
                          <w:sz w:val="21"/>
                          <w:szCs w:val="21"/>
                        </w:rPr>
                        <w:t>[</w:t>
                      </w:r>
                      <w:proofErr w:type="spellStart"/>
                      <w:r w:rsidRPr="00D942E1">
                        <w:rPr>
                          <w:rFonts w:ascii="Consolas" w:eastAsia="Times New Roman" w:hAnsi="Consolas" w:cs="Times New Roman"/>
                          <w:color w:val="9CDCFE"/>
                          <w:sz w:val="21"/>
                          <w:szCs w:val="21"/>
                        </w:rPr>
                        <w:t>i</w:t>
                      </w:r>
                      <w:proofErr w:type="spellEnd"/>
                      <w:r w:rsidRPr="00D942E1">
                        <w:rPr>
                          <w:rFonts w:ascii="Consolas" w:eastAsia="Times New Roman" w:hAnsi="Consolas" w:cs="Times New Roman"/>
                          <w:color w:val="CCCCCC"/>
                          <w:sz w:val="21"/>
                          <w:szCs w:val="21"/>
                        </w:rPr>
                        <w:t xml:space="preserve">] </w:t>
                      </w:r>
                      <w:r w:rsidRPr="00D942E1">
                        <w:rPr>
                          <w:rFonts w:ascii="Consolas" w:eastAsia="Times New Roman" w:hAnsi="Consolas" w:cs="Times New Roman"/>
                          <w:color w:val="D4D4D4"/>
                          <w:sz w:val="21"/>
                          <w:szCs w:val="21"/>
                        </w:rPr>
                        <w:t>==</w:t>
                      </w:r>
                      <w:r w:rsidRPr="00D942E1">
                        <w:rPr>
                          <w:rFonts w:ascii="Consolas" w:eastAsia="Times New Roman" w:hAnsi="Consolas" w:cs="Times New Roman"/>
                          <w:color w:val="CCCCCC"/>
                          <w:sz w:val="21"/>
                          <w:szCs w:val="21"/>
                        </w:rPr>
                        <w:t xml:space="preserve"> </w:t>
                      </w:r>
                      <w:r w:rsidRPr="00D942E1">
                        <w:rPr>
                          <w:rFonts w:ascii="Consolas" w:eastAsia="Times New Roman" w:hAnsi="Consolas" w:cs="Times New Roman"/>
                          <w:color w:val="9CDCFE"/>
                          <w:sz w:val="21"/>
                          <w:szCs w:val="21"/>
                        </w:rPr>
                        <w:t>descriptions</w:t>
                      </w:r>
                      <w:r w:rsidRPr="00D942E1">
                        <w:rPr>
                          <w:rFonts w:ascii="Consolas" w:eastAsia="Times New Roman" w:hAnsi="Consolas" w:cs="Times New Roman"/>
                          <w:color w:val="CCCCCC"/>
                          <w:sz w:val="21"/>
                          <w:szCs w:val="21"/>
                        </w:rPr>
                        <w:t>[</w:t>
                      </w:r>
                      <w:r w:rsidRPr="00D942E1">
                        <w:rPr>
                          <w:rFonts w:ascii="Consolas" w:eastAsia="Times New Roman" w:hAnsi="Consolas" w:cs="Times New Roman"/>
                          <w:color w:val="9CDCFE"/>
                          <w:sz w:val="21"/>
                          <w:szCs w:val="21"/>
                        </w:rPr>
                        <w:t>j</w:t>
                      </w:r>
                      <w:r w:rsidRPr="00D942E1">
                        <w:rPr>
                          <w:rFonts w:ascii="Consolas" w:eastAsia="Times New Roman" w:hAnsi="Consolas" w:cs="Times New Roman"/>
                          <w:color w:val="CCCCCC"/>
                          <w:sz w:val="21"/>
                          <w:szCs w:val="21"/>
                        </w:rPr>
                        <w:t>]:</w:t>
                      </w:r>
                    </w:p>
                    <w:p w14:paraId="753722DB" w14:textId="77777777" w:rsidR="00D942E1" w:rsidRPr="00D942E1" w:rsidRDefault="00D942E1" w:rsidP="00D942E1">
                      <w:pPr>
                        <w:shd w:val="clear" w:color="auto" w:fill="1F1F1F"/>
                        <w:spacing w:line="285" w:lineRule="atLeast"/>
                        <w:rPr>
                          <w:rFonts w:ascii="Consolas" w:eastAsia="Times New Roman" w:hAnsi="Consolas" w:cs="Times New Roman"/>
                          <w:color w:val="CCCCCC"/>
                          <w:sz w:val="21"/>
                          <w:szCs w:val="21"/>
                        </w:rPr>
                      </w:pPr>
                      <w:r w:rsidRPr="00D942E1">
                        <w:rPr>
                          <w:rFonts w:ascii="Consolas" w:eastAsia="Times New Roman" w:hAnsi="Consolas" w:cs="Times New Roman"/>
                          <w:color w:val="CCCCCC"/>
                          <w:sz w:val="21"/>
                          <w:szCs w:val="21"/>
                        </w:rPr>
                        <w:t xml:space="preserve">                </w:t>
                      </w:r>
                      <w:proofErr w:type="spellStart"/>
                      <w:r w:rsidRPr="00D942E1">
                        <w:rPr>
                          <w:rFonts w:ascii="Consolas" w:eastAsia="Times New Roman" w:hAnsi="Consolas" w:cs="Times New Roman"/>
                          <w:color w:val="9CDCFE"/>
                          <w:sz w:val="21"/>
                          <w:szCs w:val="21"/>
                        </w:rPr>
                        <w:t>current_</w:t>
                      </w:r>
                      <w:proofErr w:type="gramStart"/>
                      <w:r w:rsidRPr="00D942E1">
                        <w:rPr>
                          <w:rFonts w:ascii="Consolas" w:eastAsia="Times New Roman" w:hAnsi="Consolas" w:cs="Times New Roman"/>
                          <w:color w:val="9CDCFE"/>
                          <w:sz w:val="21"/>
                          <w:szCs w:val="21"/>
                        </w:rPr>
                        <w:t>x</w:t>
                      </w:r>
                      <w:r w:rsidRPr="00D942E1">
                        <w:rPr>
                          <w:rFonts w:ascii="Consolas" w:eastAsia="Times New Roman" w:hAnsi="Consolas" w:cs="Times New Roman"/>
                          <w:color w:val="CCCCCC"/>
                          <w:sz w:val="21"/>
                          <w:szCs w:val="21"/>
                        </w:rPr>
                        <w:t>.</w:t>
                      </w:r>
                      <w:r w:rsidRPr="00D942E1">
                        <w:rPr>
                          <w:rFonts w:ascii="Consolas" w:eastAsia="Times New Roman" w:hAnsi="Consolas" w:cs="Times New Roman"/>
                          <w:color w:val="DCDCAA"/>
                          <w:sz w:val="21"/>
                          <w:szCs w:val="21"/>
                        </w:rPr>
                        <w:t>append</w:t>
                      </w:r>
                      <w:proofErr w:type="spellEnd"/>
                      <w:proofErr w:type="gramEnd"/>
                      <w:r w:rsidRPr="00D942E1">
                        <w:rPr>
                          <w:rFonts w:ascii="Consolas" w:eastAsia="Times New Roman" w:hAnsi="Consolas" w:cs="Times New Roman"/>
                          <w:color w:val="CCCCCC"/>
                          <w:sz w:val="21"/>
                          <w:szCs w:val="21"/>
                        </w:rPr>
                        <w:t>(</w:t>
                      </w:r>
                      <w:r w:rsidRPr="00D942E1">
                        <w:rPr>
                          <w:rFonts w:ascii="Consolas" w:eastAsia="Times New Roman" w:hAnsi="Consolas" w:cs="Times New Roman"/>
                          <w:color w:val="9CDCFE"/>
                          <w:sz w:val="21"/>
                          <w:szCs w:val="21"/>
                        </w:rPr>
                        <w:t>x</w:t>
                      </w:r>
                      <w:r w:rsidRPr="00D942E1">
                        <w:rPr>
                          <w:rFonts w:ascii="Consolas" w:eastAsia="Times New Roman" w:hAnsi="Consolas" w:cs="Times New Roman"/>
                          <w:color w:val="CCCCCC"/>
                          <w:sz w:val="21"/>
                          <w:szCs w:val="21"/>
                        </w:rPr>
                        <w:t>[</w:t>
                      </w:r>
                      <w:r w:rsidRPr="00D942E1">
                        <w:rPr>
                          <w:rFonts w:ascii="Consolas" w:eastAsia="Times New Roman" w:hAnsi="Consolas" w:cs="Times New Roman"/>
                          <w:color w:val="9CDCFE"/>
                          <w:sz w:val="21"/>
                          <w:szCs w:val="21"/>
                        </w:rPr>
                        <w:t>j</w:t>
                      </w:r>
                      <w:r w:rsidRPr="00D942E1">
                        <w:rPr>
                          <w:rFonts w:ascii="Consolas" w:eastAsia="Times New Roman" w:hAnsi="Consolas" w:cs="Times New Roman"/>
                          <w:color w:val="CCCCCC"/>
                          <w:sz w:val="21"/>
                          <w:szCs w:val="21"/>
                        </w:rPr>
                        <w:t>])</w:t>
                      </w:r>
                    </w:p>
                    <w:p w14:paraId="5F4131AE" w14:textId="77777777" w:rsidR="00D942E1" w:rsidRPr="00D942E1" w:rsidRDefault="00D942E1" w:rsidP="00D942E1">
                      <w:pPr>
                        <w:shd w:val="clear" w:color="auto" w:fill="1F1F1F"/>
                        <w:spacing w:line="285" w:lineRule="atLeast"/>
                        <w:rPr>
                          <w:rFonts w:ascii="Consolas" w:eastAsia="Times New Roman" w:hAnsi="Consolas" w:cs="Times New Roman"/>
                          <w:color w:val="CCCCCC"/>
                          <w:sz w:val="21"/>
                          <w:szCs w:val="21"/>
                        </w:rPr>
                      </w:pPr>
                      <w:r w:rsidRPr="00D942E1">
                        <w:rPr>
                          <w:rFonts w:ascii="Consolas" w:eastAsia="Times New Roman" w:hAnsi="Consolas" w:cs="Times New Roman"/>
                          <w:color w:val="CCCCCC"/>
                          <w:sz w:val="21"/>
                          <w:szCs w:val="21"/>
                        </w:rPr>
                        <w:t xml:space="preserve">                </w:t>
                      </w:r>
                      <w:proofErr w:type="spellStart"/>
                      <w:r w:rsidRPr="00D942E1">
                        <w:rPr>
                          <w:rFonts w:ascii="Consolas" w:eastAsia="Times New Roman" w:hAnsi="Consolas" w:cs="Times New Roman"/>
                          <w:color w:val="9CDCFE"/>
                          <w:sz w:val="21"/>
                          <w:szCs w:val="21"/>
                        </w:rPr>
                        <w:t>current_</w:t>
                      </w:r>
                      <w:proofErr w:type="gramStart"/>
                      <w:r w:rsidRPr="00D942E1">
                        <w:rPr>
                          <w:rFonts w:ascii="Consolas" w:eastAsia="Times New Roman" w:hAnsi="Consolas" w:cs="Times New Roman"/>
                          <w:color w:val="9CDCFE"/>
                          <w:sz w:val="21"/>
                          <w:szCs w:val="21"/>
                        </w:rPr>
                        <w:t>y</w:t>
                      </w:r>
                      <w:r w:rsidRPr="00D942E1">
                        <w:rPr>
                          <w:rFonts w:ascii="Consolas" w:eastAsia="Times New Roman" w:hAnsi="Consolas" w:cs="Times New Roman"/>
                          <w:color w:val="CCCCCC"/>
                          <w:sz w:val="21"/>
                          <w:szCs w:val="21"/>
                        </w:rPr>
                        <w:t>.</w:t>
                      </w:r>
                      <w:r w:rsidRPr="00D942E1">
                        <w:rPr>
                          <w:rFonts w:ascii="Consolas" w:eastAsia="Times New Roman" w:hAnsi="Consolas" w:cs="Times New Roman"/>
                          <w:color w:val="DCDCAA"/>
                          <w:sz w:val="21"/>
                          <w:szCs w:val="21"/>
                        </w:rPr>
                        <w:t>append</w:t>
                      </w:r>
                      <w:proofErr w:type="spellEnd"/>
                      <w:proofErr w:type="gramEnd"/>
                      <w:r w:rsidRPr="00D942E1">
                        <w:rPr>
                          <w:rFonts w:ascii="Consolas" w:eastAsia="Times New Roman" w:hAnsi="Consolas" w:cs="Times New Roman"/>
                          <w:color w:val="CCCCCC"/>
                          <w:sz w:val="21"/>
                          <w:szCs w:val="21"/>
                        </w:rPr>
                        <w:t>(</w:t>
                      </w:r>
                      <w:r w:rsidRPr="00D942E1">
                        <w:rPr>
                          <w:rFonts w:ascii="Consolas" w:eastAsia="Times New Roman" w:hAnsi="Consolas" w:cs="Times New Roman"/>
                          <w:color w:val="9CDCFE"/>
                          <w:sz w:val="21"/>
                          <w:szCs w:val="21"/>
                        </w:rPr>
                        <w:t>y</w:t>
                      </w:r>
                      <w:r w:rsidRPr="00D942E1">
                        <w:rPr>
                          <w:rFonts w:ascii="Consolas" w:eastAsia="Times New Roman" w:hAnsi="Consolas" w:cs="Times New Roman"/>
                          <w:color w:val="CCCCCC"/>
                          <w:sz w:val="21"/>
                          <w:szCs w:val="21"/>
                        </w:rPr>
                        <w:t>[</w:t>
                      </w:r>
                      <w:r w:rsidRPr="00D942E1">
                        <w:rPr>
                          <w:rFonts w:ascii="Consolas" w:eastAsia="Times New Roman" w:hAnsi="Consolas" w:cs="Times New Roman"/>
                          <w:color w:val="9CDCFE"/>
                          <w:sz w:val="21"/>
                          <w:szCs w:val="21"/>
                        </w:rPr>
                        <w:t>j</w:t>
                      </w:r>
                      <w:r w:rsidRPr="00D942E1">
                        <w:rPr>
                          <w:rFonts w:ascii="Consolas" w:eastAsia="Times New Roman" w:hAnsi="Consolas" w:cs="Times New Roman"/>
                          <w:color w:val="CCCCCC"/>
                          <w:sz w:val="21"/>
                          <w:szCs w:val="21"/>
                        </w:rPr>
                        <w:t>])</w:t>
                      </w:r>
                    </w:p>
                    <w:p w14:paraId="631BBF71" w14:textId="77777777" w:rsidR="00D942E1" w:rsidRPr="00D942E1" w:rsidRDefault="00D942E1" w:rsidP="00D942E1">
                      <w:pPr>
                        <w:shd w:val="clear" w:color="auto" w:fill="1F1F1F"/>
                        <w:spacing w:line="285" w:lineRule="atLeast"/>
                        <w:rPr>
                          <w:rFonts w:ascii="Consolas" w:eastAsia="Times New Roman" w:hAnsi="Consolas" w:cs="Times New Roman"/>
                          <w:color w:val="CCCCCC"/>
                          <w:sz w:val="21"/>
                          <w:szCs w:val="21"/>
                        </w:rPr>
                      </w:pPr>
                      <w:r w:rsidRPr="00D942E1">
                        <w:rPr>
                          <w:rFonts w:ascii="Consolas" w:eastAsia="Times New Roman" w:hAnsi="Consolas" w:cs="Times New Roman"/>
                          <w:color w:val="CCCCCC"/>
                          <w:sz w:val="21"/>
                          <w:szCs w:val="21"/>
                        </w:rPr>
                        <w:t xml:space="preserve">                </w:t>
                      </w:r>
                      <w:proofErr w:type="spellStart"/>
                      <w:r w:rsidRPr="00D942E1">
                        <w:rPr>
                          <w:rFonts w:ascii="Consolas" w:eastAsia="Times New Roman" w:hAnsi="Consolas" w:cs="Times New Roman"/>
                          <w:color w:val="9CDCFE"/>
                          <w:sz w:val="21"/>
                          <w:szCs w:val="21"/>
                        </w:rPr>
                        <w:t>current_</w:t>
                      </w:r>
                      <w:proofErr w:type="gramStart"/>
                      <w:r w:rsidRPr="00D942E1">
                        <w:rPr>
                          <w:rFonts w:ascii="Consolas" w:eastAsia="Times New Roman" w:hAnsi="Consolas" w:cs="Times New Roman"/>
                          <w:color w:val="9CDCFE"/>
                          <w:sz w:val="21"/>
                          <w:szCs w:val="21"/>
                        </w:rPr>
                        <w:t>color</w:t>
                      </w:r>
                      <w:r w:rsidRPr="00D942E1">
                        <w:rPr>
                          <w:rFonts w:ascii="Consolas" w:eastAsia="Times New Roman" w:hAnsi="Consolas" w:cs="Times New Roman"/>
                          <w:color w:val="CCCCCC"/>
                          <w:sz w:val="21"/>
                          <w:szCs w:val="21"/>
                        </w:rPr>
                        <w:t>.</w:t>
                      </w:r>
                      <w:r w:rsidRPr="00D942E1">
                        <w:rPr>
                          <w:rFonts w:ascii="Consolas" w:eastAsia="Times New Roman" w:hAnsi="Consolas" w:cs="Times New Roman"/>
                          <w:color w:val="DCDCAA"/>
                          <w:sz w:val="21"/>
                          <w:szCs w:val="21"/>
                        </w:rPr>
                        <w:t>append</w:t>
                      </w:r>
                      <w:proofErr w:type="spellEnd"/>
                      <w:proofErr w:type="gramEnd"/>
                      <w:r w:rsidRPr="00D942E1">
                        <w:rPr>
                          <w:rFonts w:ascii="Consolas" w:eastAsia="Times New Roman" w:hAnsi="Consolas" w:cs="Times New Roman"/>
                          <w:color w:val="CCCCCC"/>
                          <w:sz w:val="21"/>
                          <w:szCs w:val="21"/>
                        </w:rPr>
                        <w:t>(</w:t>
                      </w:r>
                      <w:r w:rsidRPr="00D942E1">
                        <w:rPr>
                          <w:rFonts w:ascii="Consolas" w:eastAsia="Times New Roman" w:hAnsi="Consolas" w:cs="Times New Roman"/>
                          <w:color w:val="9CDCFE"/>
                          <w:sz w:val="21"/>
                          <w:szCs w:val="21"/>
                        </w:rPr>
                        <w:t>colors</w:t>
                      </w:r>
                      <w:r w:rsidRPr="00D942E1">
                        <w:rPr>
                          <w:rFonts w:ascii="Consolas" w:eastAsia="Times New Roman" w:hAnsi="Consolas" w:cs="Times New Roman"/>
                          <w:color w:val="CCCCCC"/>
                          <w:sz w:val="21"/>
                          <w:szCs w:val="21"/>
                        </w:rPr>
                        <w:t>[</w:t>
                      </w:r>
                      <w:proofErr w:type="spellStart"/>
                      <w:r w:rsidRPr="00D942E1">
                        <w:rPr>
                          <w:rFonts w:ascii="Consolas" w:eastAsia="Times New Roman" w:hAnsi="Consolas" w:cs="Times New Roman"/>
                          <w:color w:val="9CDCFE"/>
                          <w:sz w:val="21"/>
                          <w:szCs w:val="21"/>
                        </w:rPr>
                        <w:t>i</w:t>
                      </w:r>
                      <w:proofErr w:type="spellEnd"/>
                      <w:r w:rsidRPr="00D942E1">
                        <w:rPr>
                          <w:rFonts w:ascii="Consolas" w:eastAsia="Times New Roman" w:hAnsi="Consolas" w:cs="Times New Roman"/>
                          <w:color w:val="CCCCCC"/>
                          <w:sz w:val="21"/>
                          <w:szCs w:val="21"/>
                        </w:rPr>
                        <w:t xml:space="preserve">])           </w:t>
                      </w:r>
                    </w:p>
                    <w:p w14:paraId="3A8C4D15" w14:textId="77777777" w:rsidR="00D942E1" w:rsidRPr="00D942E1" w:rsidRDefault="00D942E1" w:rsidP="00D942E1">
                      <w:pPr>
                        <w:shd w:val="clear" w:color="auto" w:fill="1F1F1F"/>
                        <w:spacing w:line="285" w:lineRule="atLeast"/>
                        <w:rPr>
                          <w:rFonts w:ascii="Consolas" w:eastAsia="Times New Roman" w:hAnsi="Consolas" w:cs="Times New Roman"/>
                          <w:color w:val="CCCCCC"/>
                          <w:sz w:val="21"/>
                          <w:szCs w:val="21"/>
                        </w:rPr>
                      </w:pPr>
                      <w:r w:rsidRPr="00D942E1">
                        <w:rPr>
                          <w:rFonts w:ascii="Consolas" w:eastAsia="Times New Roman" w:hAnsi="Consolas" w:cs="Times New Roman"/>
                          <w:color w:val="CCCCCC"/>
                          <w:sz w:val="21"/>
                          <w:szCs w:val="21"/>
                        </w:rPr>
                        <w:t xml:space="preserve">        </w:t>
                      </w:r>
                      <w:proofErr w:type="spellStart"/>
                      <w:r w:rsidRPr="00D942E1">
                        <w:rPr>
                          <w:rFonts w:ascii="Consolas" w:eastAsia="Times New Roman" w:hAnsi="Consolas" w:cs="Times New Roman"/>
                          <w:color w:val="DCDCAA"/>
                          <w:sz w:val="21"/>
                          <w:szCs w:val="21"/>
                        </w:rPr>
                        <w:t>add_</w:t>
                      </w:r>
                      <w:proofErr w:type="gramStart"/>
                      <w:r w:rsidRPr="00D942E1">
                        <w:rPr>
                          <w:rFonts w:ascii="Consolas" w:eastAsia="Times New Roman" w:hAnsi="Consolas" w:cs="Times New Roman"/>
                          <w:color w:val="DCDCAA"/>
                          <w:sz w:val="21"/>
                          <w:szCs w:val="21"/>
                        </w:rPr>
                        <w:t>scatter</w:t>
                      </w:r>
                      <w:proofErr w:type="spellEnd"/>
                      <w:r w:rsidRPr="00D942E1">
                        <w:rPr>
                          <w:rFonts w:ascii="Consolas" w:eastAsia="Times New Roman" w:hAnsi="Consolas" w:cs="Times New Roman"/>
                          <w:color w:val="CCCCCC"/>
                          <w:sz w:val="21"/>
                          <w:szCs w:val="21"/>
                        </w:rPr>
                        <w:t>(</w:t>
                      </w:r>
                      <w:proofErr w:type="spellStart"/>
                      <w:proofErr w:type="gramEnd"/>
                      <w:r w:rsidRPr="00D942E1">
                        <w:rPr>
                          <w:rFonts w:ascii="Consolas" w:eastAsia="Times New Roman" w:hAnsi="Consolas" w:cs="Times New Roman"/>
                          <w:color w:val="9CDCFE"/>
                          <w:sz w:val="21"/>
                          <w:szCs w:val="21"/>
                        </w:rPr>
                        <w:t>current_x</w:t>
                      </w:r>
                      <w:proofErr w:type="spellEnd"/>
                      <w:r w:rsidRPr="00D942E1">
                        <w:rPr>
                          <w:rFonts w:ascii="Consolas" w:eastAsia="Times New Roman" w:hAnsi="Consolas" w:cs="Times New Roman"/>
                          <w:color w:val="CCCCCC"/>
                          <w:sz w:val="21"/>
                          <w:szCs w:val="21"/>
                        </w:rPr>
                        <w:t xml:space="preserve">, </w:t>
                      </w:r>
                      <w:proofErr w:type="spellStart"/>
                      <w:r w:rsidRPr="00D942E1">
                        <w:rPr>
                          <w:rFonts w:ascii="Consolas" w:eastAsia="Times New Roman" w:hAnsi="Consolas" w:cs="Times New Roman"/>
                          <w:color w:val="9CDCFE"/>
                          <w:sz w:val="21"/>
                          <w:szCs w:val="21"/>
                        </w:rPr>
                        <w:t>current_y</w:t>
                      </w:r>
                      <w:proofErr w:type="spellEnd"/>
                      <w:r w:rsidRPr="00D942E1">
                        <w:rPr>
                          <w:rFonts w:ascii="Consolas" w:eastAsia="Times New Roman" w:hAnsi="Consolas" w:cs="Times New Roman"/>
                          <w:color w:val="CCCCCC"/>
                          <w:sz w:val="21"/>
                          <w:szCs w:val="21"/>
                        </w:rPr>
                        <w:t xml:space="preserve">, </w:t>
                      </w:r>
                      <w:proofErr w:type="spellStart"/>
                      <w:r w:rsidRPr="00D942E1">
                        <w:rPr>
                          <w:rFonts w:ascii="Consolas" w:eastAsia="Times New Roman" w:hAnsi="Consolas" w:cs="Times New Roman"/>
                          <w:color w:val="9CDCFE"/>
                          <w:sz w:val="21"/>
                          <w:szCs w:val="21"/>
                        </w:rPr>
                        <w:t>current_color</w:t>
                      </w:r>
                      <w:proofErr w:type="spellEnd"/>
                      <w:r w:rsidRPr="00D942E1">
                        <w:rPr>
                          <w:rFonts w:ascii="Consolas" w:eastAsia="Times New Roman" w:hAnsi="Consolas" w:cs="Times New Roman"/>
                          <w:color w:val="CCCCCC"/>
                          <w:sz w:val="21"/>
                          <w:szCs w:val="21"/>
                        </w:rPr>
                        <w:t>)</w:t>
                      </w:r>
                    </w:p>
                    <w:p w14:paraId="33760236" w14:textId="77777777" w:rsidR="00D942E1" w:rsidRPr="00D942E1" w:rsidRDefault="00D942E1" w:rsidP="00D942E1">
                      <w:pPr>
                        <w:shd w:val="clear" w:color="auto" w:fill="1F1F1F"/>
                        <w:spacing w:line="285" w:lineRule="atLeast"/>
                        <w:rPr>
                          <w:rFonts w:ascii="Consolas" w:eastAsia="Times New Roman" w:hAnsi="Consolas" w:cs="Times New Roman"/>
                          <w:color w:val="CCCCCC"/>
                          <w:sz w:val="21"/>
                          <w:szCs w:val="21"/>
                        </w:rPr>
                      </w:pPr>
                      <w:r w:rsidRPr="00D942E1">
                        <w:rPr>
                          <w:rFonts w:ascii="Consolas" w:eastAsia="Times New Roman" w:hAnsi="Consolas" w:cs="Times New Roman"/>
                          <w:color w:val="CCCCCC"/>
                          <w:sz w:val="21"/>
                          <w:szCs w:val="21"/>
                        </w:rPr>
                        <w:t xml:space="preserve">    </w:t>
                      </w:r>
                      <w:r w:rsidRPr="00D942E1">
                        <w:rPr>
                          <w:rFonts w:ascii="Consolas" w:eastAsia="Times New Roman" w:hAnsi="Consolas" w:cs="Times New Roman"/>
                          <w:color w:val="6A9955"/>
                          <w:sz w:val="21"/>
                          <w:szCs w:val="21"/>
                        </w:rPr>
                        <w:t>#</w:t>
                      </w:r>
                      <w:proofErr w:type="gramStart"/>
                      <w:r w:rsidRPr="00D942E1">
                        <w:rPr>
                          <w:rFonts w:ascii="Consolas" w:eastAsia="Times New Roman" w:hAnsi="Consolas" w:cs="Times New Roman"/>
                          <w:color w:val="6A9955"/>
                          <w:sz w:val="21"/>
                          <w:szCs w:val="21"/>
                        </w:rPr>
                        <w:t>ax.scatter</w:t>
                      </w:r>
                      <w:proofErr w:type="gramEnd"/>
                      <w:r w:rsidRPr="00D942E1">
                        <w:rPr>
                          <w:rFonts w:ascii="Consolas" w:eastAsia="Times New Roman" w:hAnsi="Consolas" w:cs="Times New Roman"/>
                          <w:color w:val="6A9955"/>
                          <w:sz w:val="21"/>
                          <w:szCs w:val="21"/>
                        </w:rPr>
                        <w:t xml:space="preserve">(x, y, c=colors, </w:t>
                      </w:r>
                      <w:proofErr w:type="spellStart"/>
                      <w:r w:rsidRPr="00D942E1">
                        <w:rPr>
                          <w:rFonts w:ascii="Consolas" w:eastAsia="Times New Roman" w:hAnsi="Consolas" w:cs="Times New Roman"/>
                          <w:color w:val="6A9955"/>
                          <w:sz w:val="21"/>
                          <w:szCs w:val="21"/>
                        </w:rPr>
                        <w:t>edgecolor</w:t>
                      </w:r>
                      <w:proofErr w:type="spellEnd"/>
                      <w:r w:rsidRPr="00D942E1">
                        <w:rPr>
                          <w:rFonts w:ascii="Consolas" w:eastAsia="Times New Roman" w:hAnsi="Consolas" w:cs="Times New Roman"/>
                          <w:color w:val="6A9955"/>
                          <w:sz w:val="21"/>
                          <w:szCs w:val="21"/>
                        </w:rPr>
                        <w:t xml:space="preserve"> = 'red', </w:t>
                      </w:r>
                      <w:proofErr w:type="spellStart"/>
                      <w:r w:rsidRPr="00D942E1">
                        <w:rPr>
                          <w:rFonts w:ascii="Consolas" w:eastAsia="Times New Roman" w:hAnsi="Consolas" w:cs="Times New Roman"/>
                          <w:color w:val="6A9955"/>
                          <w:sz w:val="21"/>
                          <w:szCs w:val="21"/>
                        </w:rPr>
                        <w:t>zorder</w:t>
                      </w:r>
                      <w:proofErr w:type="spellEnd"/>
                      <w:r w:rsidRPr="00D942E1">
                        <w:rPr>
                          <w:rFonts w:ascii="Consolas" w:eastAsia="Times New Roman" w:hAnsi="Consolas" w:cs="Times New Roman"/>
                          <w:color w:val="6A9955"/>
                          <w:sz w:val="21"/>
                          <w:szCs w:val="21"/>
                        </w:rPr>
                        <w:t>=2,)</w:t>
                      </w:r>
                    </w:p>
                    <w:p w14:paraId="513F9474" w14:textId="77777777" w:rsidR="00D942E1" w:rsidRPr="00D942E1" w:rsidRDefault="00D942E1" w:rsidP="00D942E1">
                      <w:pPr>
                        <w:shd w:val="clear" w:color="auto" w:fill="1F1F1F"/>
                        <w:spacing w:line="285" w:lineRule="atLeast"/>
                        <w:rPr>
                          <w:rFonts w:ascii="Consolas" w:eastAsia="Times New Roman" w:hAnsi="Consolas" w:cs="Times New Roman"/>
                          <w:color w:val="CCCCCC"/>
                          <w:sz w:val="21"/>
                          <w:szCs w:val="21"/>
                        </w:rPr>
                      </w:pPr>
                      <w:r w:rsidRPr="00D942E1">
                        <w:rPr>
                          <w:rFonts w:ascii="Consolas" w:eastAsia="Times New Roman" w:hAnsi="Consolas" w:cs="Times New Roman"/>
                          <w:color w:val="CCCCCC"/>
                          <w:sz w:val="21"/>
                          <w:szCs w:val="21"/>
                        </w:rPr>
                        <w:t xml:space="preserve">    </w:t>
                      </w:r>
                      <w:proofErr w:type="spellStart"/>
                      <w:proofErr w:type="gramStart"/>
                      <w:r w:rsidRPr="00D942E1">
                        <w:rPr>
                          <w:rFonts w:ascii="Consolas" w:eastAsia="Times New Roman" w:hAnsi="Consolas" w:cs="Times New Roman"/>
                          <w:color w:val="9CDCFE"/>
                          <w:sz w:val="21"/>
                          <w:szCs w:val="21"/>
                        </w:rPr>
                        <w:t>ax</w:t>
                      </w:r>
                      <w:r w:rsidRPr="00D942E1">
                        <w:rPr>
                          <w:rFonts w:ascii="Consolas" w:eastAsia="Times New Roman" w:hAnsi="Consolas" w:cs="Times New Roman"/>
                          <w:color w:val="CCCCCC"/>
                          <w:sz w:val="21"/>
                          <w:szCs w:val="21"/>
                        </w:rPr>
                        <w:t>.</w:t>
                      </w:r>
                      <w:r w:rsidRPr="00D942E1">
                        <w:rPr>
                          <w:rFonts w:ascii="Consolas" w:eastAsia="Times New Roman" w:hAnsi="Consolas" w:cs="Times New Roman"/>
                          <w:color w:val="DCDCAA"/>
                          <w:sz w:val="21"/>
                          <w:szCs w:val="21"/>
                        </w:rPr>
                        <w:t>imshow</w:t>
                      </w:r>
                      <w:proofErr w:type="spellEnd"/>
                      <w:proofErr w:type="gramEnd"/>
                      <w:r w:rsidRPr="00D942E1">
                        <w:rPr>
                          <w:rFonts w:ascii="Consolas" w:eastAsia="Times New Roman" w:hAnsi="Consolas" w:cs="Times New Roman"/>
                          <w:color w:val="CCCCCC"/>
                          <w:sz w:val="21"/>
                          <w:szCs w:val="21"/>
                        </w:rPr>
                        <w:t>(</w:t>
                      </w:r>
                      <w:proofErr w:type="spellStart"/>
                      <w:r w:rsidRPr="00D942E1">
                        <w:rPr>
                          <w:rFonts w:ascii="Consolas" w:eastAsia="Times New Roman" w:hAnsi="Consolas" w:cs="Times New Roman"/>
                          <w:color w:val="4EC9B0"/>
                          <w:sz w:val="21"/>
                          <w:szCs w:val="21"/>
                        </w:rPr>
                        <w:t>mpimg</w:t>
                      </w:r>
                      <w:r w:rsidRPr="00D942E1">
                        <w:rPr>
                          <w:rFonts w:ascii="Consolas" w:eastAsia="Times New Roman" w:hAnsi="Consolas" w:cs="Times New Roman"/>
                          <w:color w:val="CCCCCC"/>
                          <w:sz w:val="21"/>
                          <w:szCs w:val="21"/>
                        </w:rPr>
                        <w:t>.</w:t>
                      </w:r>
                      <w:r w:rsidRPr="00D942E1">
                        <w:rPr>
                          <w:rFonts w:ascii="Consolas" w:eastAsia="Times New Roman" w:hAnsi="Consolas" w:cs="Times New Roman"/>
                          <w:color w:val="DCDCAA"/>
                          <w:sz w:val="21"/>
                          <w:szCs w:val="21"/>
                        </w:rPr>
                        <w:t>imread</w:t>
                      </w:r>
                      <w:proofErr w:type="spellEnd"/>
                      <w:r w:rsidRPr="00D942E1">
                        <w:rPr>
                          <w:rFonts w:ascii="Consolas" w:eastAsia="Times New Roman" w:hAnsi="Consolas" w:cs="Times New Roman"/>
                          <w:color w:val="CCCCCC"/>
                          <w:sz w:val="21"/>
                          <w:szCs w:val="21"/>
                        </w:rPr>
                        <w:t>(</w:t>
                      </w:r>
                      <w:proofErr w:type="spellStart"/>
                      <w:r w:rsidRPr="00D942E1">
                        <w:rPr>
                          <w:rFonts w:ascii="Consolas" w:eastAsia="Times New Roman" w:hAnsi="Consolas" w:cs="Times New Roman"/>
                          <w:color w:val="9CDCFE"/>
                          <w:sz w:val="21"/>
                          <w:szCs w:val="21"/>
                        </w:rPr>
                        <w:t>aerial_photo_path</w:t>
                      </w:r>
                      <w:proofErr w:type="spellEnd"/>
                      <w:r w:rsidRPr="00D942E1">
                        <w:rPr>
                          <w:rFonts w:ascii="Consolas" w:eastAsia="Times New Roman" w:hAnsi="Consolas" w:cs="Times New Roman"/>
                          <w:color w:val="CCCCCC"/>
                          <w:sz w:val="21"/>
                          <w:szCs w:val="21"/>
                        </w:rPr>
                        <w:t>), \</w:t>
                      </w:r>
                    </w:p>
                    <w:p w14:paraId="0F2F00E2" w14:textId="77777777" w:rsidR="00D942E1" w:rsidRPr="00D942E1" w:rsidRDefault="00D942E1" w:rsidP="00D942E1">
                      <w:pPr>
                        <w:shd w:val="clear" w:color="auto" w:fill="1F1F1F"/>
                        <w:spacing w:line="285" w:lineRule="atLeast"/>
                        <w:rPr>
                          <w:rFonts w:ascii="Consolas" w:eastAsia="Times New Roman" w:hAnsi="Consolas" w:cs="Times New Roman"/>
                          <w:color w:val="CCCCCC"/>
                          <w:sz w:val="21"/>
                          <w:szCs w:val="21"/>
                        </w:rPr>
                      </w:pPr>
                      <w:r w:rsidRPr="00D942E1">
                        <w:rPr>
                          <w:rFonts w:ascii="Consolas" w:eastAsia="Times New Roman" w:hAnsi="Consolas" w:cs="Times New Roman"/>
                          <w:color w:val="CCCCCC"/>
                          <w:sz w:val="21"/>
                          <w:szCs w:val="21"/>
                        </w:rPr>
                        <w:t xml:space="preserve">              </w:t>
                      </w:r>
                      <w:r w:rsidRPr="00D942E1">
                        <w:rPr>
                          <w:rFonts w:ascii="Consolas" w:eastAsia="Times New Roman" w:hAnsi="Consolas" w:cs="Times New Roman"/>
                          <w:color w:val="9CDCFE"/>
                          <w:sz w:val="21"/>
                          <w:szCs w:val="21"/>
                        </w:rPr>
                        <w:t>extent</w:t>
                      </w:r>
                      <w:proofErr w:type="gramStart"/>
                      <w:r w:rsidRPr="00D942E1">
                        <w:rPr>
                          <w:rFonts w:ascii="Consolas" w:eastAsia="Times New Roman" w:hAnsi="Consolas" w:cs="Times New Roman"/>
                          <w:color w:val="D4D4D4"/>
                          <w:sz w:val="21"/>
                          <w:szCs w:val="21"/>
                        </w:rPr>
                        <w:t>=</w:t>
                      </w:r>
                      <w:r w:rsidRPr="00D942E1">
                        <w:rPr>
                          <w:rFonts w:ascii="Consolas" w:eastAsia="Times New Roman" w:hAnsi="Consolas" w:cs="Times New Roman"/>
                          <w:color w:val="CCCCCC"/>
                          <w:sz w:val="21"/>
                          <w:szCs w:val="21"/>
                        </w:rPr>
                        <w:t>(</w:t>
                      </w:r>
                      <w:proofErr w:type="gramEnd"/>
                      <w:r w:rsidRPr="00D942E1">
                        <w:rPr>
                          <w:rFonts w:ascii="Consolas" w:eastAsia="Times New Roman" w:hAnsi="Consolas" w:cs="Times New Roman"/>
                          <w:color w:val="D4D4D4"/>
                          <w:sz w:val="21"/>
                          <w:szCs w:val="21"/>
                        </w:rPr>
                        <w:t>-</w:t>
                      </w:r>
                      <w:r w:rsidRPr="00D942E1">
                        <w:rPr>
                          <w:rFonts w:ascii="Consolas" w:eastAsia="Times New Roman" w:hAnsi="Consolas" w:cs="Times New Roman"/>
                          <w:color w:val="B5CEA8"/>
                          <w:sz w:val="21"/>
                          <w:szCs w:val="21"/>
                        </w:rPr>
                        <w:t>120.717566420228</w:t>
                      </w:r>
                      <w:r w:rsidRPr="00D942E1">
                        <w:rPr>
                          <w:rFonts w:ascii="Consolas" w:eastAsia="Times New Roman" w:hAnsi="Consolas" w:cs="Times New Roman"/>
                          <w:color w:val="CCCCCC"/>
                          <w:sz w:val="21"/>
                          <w:szCs w:val="21"/>
                        </w:rPr>
                        <w:t xml:space="preserve">, </w:t>
                      </w:r>
                      <w:r w:rsidRPr="00D942E1">
                        <w:rPr>
                          <w:rFonts w:ascii="Consolas" w:eastAsia="Times New Roman" w:hAnsi="Consolas" w:cs="Times New Roman"/>
                          <w:color w:val="D4D4D4"/>
                          <w:sz w:val="21"/>
                          <w:szCs w:val="21"/>
                        </w:rPr>
                        <w:t>-</w:t>
                      </w:r>
                      <w:r w:rsidRPr="00D942E1">
                        <w:rPr>
                          <w:rFonts w:ascii="Consolas" w:eastAsia="Times New Roman" w:hAnsi="Consolas" w:cs="Times New Roman"/>
                          <w:color w:val="B5CEA8"/>
                          <w:sz w:val="21"/>
                          <w:szCs w:val="21"/>
                        </w:rPr>
                        <w:t>120.71407</w:t>
                      </w:r>
                      <w:r w:rsidRPr="00D942E1">
                        <w:rPr>
                          <w:rFonts w:ascii="Consolas" w:eastAsia="Times New Roman" w:hAnsi="Consolas" w:cs="Times New Roman"/>
                          <w:color w:val="CCCCCC"/>
                          <w:sz w:val="21"/>
                          <w:szCs w:val="21"/>
                        </w:rPr>
                        <w:t>,\</w:t>
                      </w:r>
                    </w:p>
                    <w:p w14:paraId="1941904E" w14:textId="77777777" w:rsidR="00D942E1" w:rsidRPr="00D942E1" w:rsidRDefault="00D942E1" w:rsidP="00D942E1">
                      <w:pPr>
                        <w:shd w:val="clear" w:color="auto" w:fill="1F1F1F"/>
                        <w:spacing w:line="285" w:lineRule="atLeast"/>
                        <w:rPr>
                          <w:rFonts w:ascii="Consolas" w:eastAsia="Times New Roman" w:hAnsi="Consolas" w:cs="Times New Roman"/>
                          <w:color w:val="CCCCCC"/>
                          <w:sz w:val="21"/>
                          <w:szCs w:val="21"/>
                        </w:rPr>
                      </w:pPr>
                      <w:r w:rsidRPr="00D942E1">
                        <w:rPr>
                          <w:rFonts w:ascii="Consolas" w:eastAsia="Times New Roman" w:hAnsi="Consolas" w:cs="Times New Roman"/>
                          <w:color w:val="CCCCCC"/>
                          <w:sz w:val="21"/>
                          <w:szCs w:val="21"/>
                        </w:rPr>
                        <w:t>                       </w:t>
                      </w:r>
                      <w:r w:rsidRPr="00D942E1">
                        <w:rPr>
                          <w:rFonts w:ascii="Consolas" w:eastAsia="Times New Roman" w:hAnsi="Consolas" w:cs="Times New Roman"/>
                          <w:color w:val="B5CEA8"/>
                          <w:sz w:val="21"/>
                          <w:szCs w:val="21"/>
                        </w:rPr>
                        <w:t>38.7385559849825</w:t>
                      </w:r>
                      <w:r w:rsidRPr="00D942E1">
                        <w:rPr>
                          <w:rFonts w:ascii="Consolas" w:eastAsia="Times New Roman" w:hAnsi="Consolas" w:cs="Times New Roman"/>
                          <w:color w:val="CCCCCC"/>
                          <w:sz w:val="21"/>
                          <w:szCs w:val="21"/>
                        </w:rPr>
                        <w:t xml:space="preserve">, </w:t>
                      </w:r>
                      <w:r w:rsidRPr="00D942E1">
                        <w:rPr>
                          <w:rFonts w:ascii="Consolas" w:eastAsia="Times New Roman" w:hAnsi="Consolas" w:cs="Times New Roman"/>
                          <w:color w:val="B5CEA8"/>
                          <w:sz w:val="21"/>
                          <w:szCs w:val="21"/>
                        </w:rPr>
                        <w:t>38.74139</w:t>
                      </w:r>
                      <w:r w:rsidRPr="00D942E1">
                        <w:rPr>
                          <w:rFonts w:ascii="Consolas" w:eastAsia="Times New Roman" w:hAnsi="Consolas" w:cs="Times New Roman"/>
                          <w:color w:val="CCCCCC"/>
                          <w:sz w:val="21"/>
                          <w:szCs w:val="21"/>
                        </w:rPr>
                        <w:t xml:space="preserve">), </w:t>
                      </w:r>
                      <w:proofErr w:type="spellStart"/>
                      <w:r w:rsidRPr="00D942E1">
                        <w:rPr>
                          <w:rFonts w:ascii="Consolas" w:eastAsia="Times New Roman" w:hAnsi="Consolas" w:cs="Times New Roman"/>
                          <w:color w:val="9CDCFE"/>
                          <w:sz w:val="21"/>
                          <w:szCs w:val="21"/>
                        </w:rPr>
                        <w:t>zorder</w:t>
                      </w:r>
                      <w:proofErr w:type="spellEnd"/>
                      <w:r w:rsidRPr="00D942E1">
                        <w:rPr>
                          <w:rFonts w:ascii="Consolas" w:eastAsia="Times New Roman" w:hAnsi="Consolas" w:cs="Times New Roman"/>
                          <w:color w:val="D4D4D4"/>
                          <w:sz w:val="21"/>
                          <w:szCs w:val="21"/>
                        </w:rPr>
                        <w:t>=</w:t>
                      </w:r>
                      <w:r w:rsidRPr="00D942E1">
                        <w:rPr>
                          <w:rFonts w:ascii="Consolas" w:eastAsia="Times New Roman" w:hAnsi="Consolas" w:cs="Times New Roman"/>
                          <w:color w:val="B5CEA8"/>
                          <w:sz w:val="21"/>
                          <w:szCs w:val="21"/>
                        </w:rPr>
                        <w:t>1</w:t>
                      </w:r>
                      <w:r w:rsidRPr="00D942E1">
                        <w:rPr>
                          <w:rFonts w:ascii="Consolas" w:eastAsia="Times New Roman" w:hAnsi="Consolas" w:cs="Times New Roman"/>
                          <w:color w:val="CCCCCC"/>
                          <w:sz w:val="21"/>
                          <w:szCs w:val="21"/>
                        </w:rPr>
                        <w:t>)</w:t>
                      </w:r>
                    </w:p>
                    <w:p w14:paraId="0349CEA4" w14:textId="77777777" w:rsidR="00D942E1" w:rsidRPr="00D942E1" w:rsidRDefault="00D942E1" w:rsidP="00D942E1">
                      <w:pPr>
                        <w:shd w:val="clear" w:color="auto" w:fill="1F1F1F"/>
                        <w:spacing w:line="285" w:lineRule="atLeast"/>
                        <w:rPr>
                          <w:rFonts w:ascii="Consolas" w:eastAsia="Times New Roman" w:hAnsi="Consolas" w:cs="Times New Roman"/>
                          <w:color w:val="CCCCCC"/>
                          <w:sz w:val="21"/>
                          <w:szCs w:val="21"/>
                        </w:rPr>
                      </w:pPr>
                      <w:r w:rsidRPr="00D942E1">
                        <w:rPr>
                          <w:rFonts w:ascii="Consolas" w:eastAsia="Times New Roman" w:hAnsi="Consolas" w:cs="Times New Roman"/>
                          <w:color w:val="CCCCCC"/>
                          <w:sz w:val="21"/>
                          <w:szCs w:val="21"/>
                        </w:rPr>
                        <w:t xml:space="preserve">    </w:t>
                      </w:r>
                      <w:proofErr w:type="spellStart"/>
                      <w:proofErr w:type="gramStart"/>
                      <w:r w:rsidRPr="00D942E1">
                        <w:rPr>
                          <w:rFonts w:ascii="Consolas" w:eastAsia="Times New Roman" w:hAnsi="Consolas" w:cs="Times New Roman"/>
                          <w:color w:val="4EC9B0"/>
                          <w:sz w:val="21"/>
                          <w:szCs w:val="21"/>
                        </w:rPr>
                        <w:t>plt</w:t>
                      </w:r>
                      <w:r w:rsidRPr="00D942E1">
                        <w:rPr>
                          <w:rFonts w:ascii="Consolas" w:eastAsia="Times New Roman" w:hAnsi="Consolas" w:cs="Times New Roman"/>
                          <w:color w:val="CCCCCC"/>
                          <w:sz w:val="21"/>
                          <w:szCs w:val="21"/>
                        </w:rPr>
                        <w:t>.</w:t>
                      </w:r>
                      <w:r w:rsidRPr="00D942E1">
                        <w:rPr>
                          <w:rFonts w:ascii="Consolas" w:eastAsia="Times New Roman" w:hAnsi="Consolas" w:cs="Times New Roman"/>
                          <w:color w:val="DCDCAA"/>
                          <w:sz w:val="21"/>
                          <w:szCs w:val="21"/>
                        </w:rPr>
                        <w:t>legend</w:t>
                      </w:r>
                      <w:proofErr w:type="spellEnd"/>
                      <w:proofErr w:type="gramEnd"/>
                      <w:r w:rsidRPr="00D942E1">
                        <w:rPr>
                          <w:rFonts w:ascii="Consolas" w:eastAsia="Times New Roman" w:hAnsi="Consolas" w:cs="Times New Roman"/>
                          <w:color w:val="CCCCCC"/>
                          <w:sz w:val="21"/>
                          <w:szCs w:val="21"/>
                        </w:rPr>
                        <w:t>(</w:t>
                      </w:r>
                      <w:proofErr w:type="spellStart"/>
                      <w:r w:rsidRPr="00D942E1">
                        <w:rPr>
                          <w:rFonts w:ascii="Consolas" w:eastAsia="Times New Roman" w:hAnsi="Consolas" w:cs="Times New Roman"/>
                          <w:color w:val="9CDCFE"/>
                          <w:sz w:val="21"/>
                          <w:szCs w:val="21"/>
                        </w:rPr>
                        <w:t>unique_descriptions</w:t>
                      </w:r>
                      <w:proofErr w:type="spellEnd"/>
                      <w:r w:rsidRPr="00D942E1">
                        <w:rPr>
                          <w:rFonts w:ascii="Consolas" w:eastAsia="Times New Roman" w:hAnsi="Consolas" w:cs="Times New Roman"/>
                          <w:color w:val="CCCCCC"/>
                          <w:sz w:val="21"/>
                          <w:szCs w:val="21"/>
                        </w:rPr>
                        <w:t>)</w:t>
                      </w:r>
                    </w:p>
                    <w:p w14:paraId="418915F0" w14:textId="77777777" w:rsidR="00D942E1" w:rsidRPr="00D942E1" w:rsidRDefault="00D942E1" w:rsidP="00D942E1">
                      <w:pPr>
                        <w:shd w:val="clear" w:color="auto" w:fill="1F1F1F"/>
                        <w:spacing w:line="285" w:lineRule="atLeast"/>
                        <w:rPr>
                          <w:rFonts w:ascii="Consolas" w:eastAsia="Times New Roman" w:hAnsi="Consolas" w:cs="Times New Roman"/>
                          <w:color w:val="CCCCCC"/>
                          <w:sz w:val="21"/>
                          <w:szCs w:val="21"/>
                        </w:rPr>
                      </w:pPr>
                      <w:r w:rsidRPr="00D942E1">
                        <w:rPr>
                          <w:rFonts w:ascii="Consolas" w:eastAsia="Times New Roman" w:hAnsi="Consolas" w:cs="Times New Roman"/>
                          <w:color w:val="CCCCCC"/>
                          <w:sz w:val="21"/>
                          <w:szCs w:val="21"/>
                        </w:rPr>
                        <w:t xml:space="preserve">    </w:t>
                      </w:r>
                      <w:proofErr w:type="spellStart"/>
                      <w:r w:rsidRPr="00D942E1">
                        <w:rPr>
                          <w:rFonts w:ascii="Consolas" w:eastAsia="Times New Roman" w:hAnsi="Consolas" w:cs="Times New Roman"/>
                          <w:color w:val="9CDCFE"/>
                          <w:sz w:val="21"/>
                          <w:szCs w:val="21"/>
                        </w:rPr>
                        <w:t>save_file_name</w:t>
                      </w:r>
                      <w:proofErr w:type="spellEnd"/>
                      <w:r w:rsidRPr="00D942E1">
                        <w:rPr>
                          <w:rFonts w:ascii="Consolas" w:eastAsia="Times New Roman" w:hAnsi="Consolas" w:cs="Times New Roman"/>
                          <w:color w:val="CCCCCC"/>
                          <w:sz w:val="21"/>
                          <w:szCs w:val="21"/>
                        </w:rPr>
                        <w:t xml:space="preserve"> </w:t>
                      </w:r>
                      <w:r w:rsidRPr="00D942E1">
                        <w:rPr>
                          <w:rFonts w:ascii="Consolas" w:eastAsia="Times New Roman" w:hAnsi="Consolas" w:cs="Times New Roman"/>
                          <w:color w:val="D4D4D4"/>
                          <w:sz w:val="21"/>
                          <w:szCs w:val="21"/>
                        </w:rPr>
                        <w:t>=</w:t>
                      </w:r>
                      <w:r w:rsidRPr="00D942E1">
                        <w:rPr>
                          <w:rFonts w:ascii="Consolas" w:eastAsia="Times New Roman" w:hAnsi="Consolas" w:cs="Times New Roman"/>
                          <w:color w:val="CCCCCC"/>
                          <w:sz w:val="21"/>
                          <w:szCs w:val="21"/>
                        </w:rPr>
                        <w:t xml:space="preserve"> </w:t>
                      </w:r>
                      <w:proofErr w:type="spellStart"/>
                      <w:r w:rsidRPr="00D942E1">
                        <w:rPr>
                          <w:rFonts w:ascii="Consolas" w:eastAsia="Times New Roman" w:hAnsi="Consolas" w:cs="Times New Roman"/>
                          <w:color w:val="9CDCFE"/>
                          <w:sz w:val="21"/>
                          <w:szCs w:val="21"/>
                        </w:rPr>
                        <w:t>data_save_location</w:t>
                      </w:r>
                      <w:proofErr w:type="spellEnd"/>
                      <w:r w:rsidRPr="00D942E1">
                        <w:rPr>
                          <w:rFonts w:ascii="Consolas" w:eastAsia="Times New Roman" w:hAnsi="Consolas" w:cs="Times New Roman"/>
                          <w:color w:val="CCCCCC"/>
                          <w:sz w:val="21"/>
                          <w:szCs w:val="21"/>
                        </w:rPr>
                        <w:t xml:space="preserve"> </w:t>
                      </w:r>
                      <w:r w:rsidRPr="00D942E1">
                        <w:rPr>
                          <w:rFonts w:ascii="Consolas" w:eastAsia="Times New Roman" w:hAnsi="Consolas" w:cs="Times New Roman"/>
                          <w:color w:val="D4D4D4"/>
                          <w:sz w:val="21"/>
                          <w:szCs w:val="21"/>
                        </w:rPr>
                        <w:t>+</w:t>
                      </w:r>
                      <w:r w:rsidRPr="00D942E1">
                        <w:rPr>
                          <w:rFonts w:ascii="Consolas" w:eastAsia="Times New Roman" w:hAnsi="Consolas" w:cs="Times New Roman"/>
                          <w:color w:val="CCCCCC"/>
                          <w:sz w:val="21"/>
                          <w:szCs w:val="21"/>
                        </w:rPr>
                        <w:t>\</w:t>
                      </w:r>
                    </w:p>
                    <w:p w14:paraId="431B600C" w14:textId="77777777" w:rsidR="00D942E1" w:rsidRPr="00D942E1" w:rsidRDefault="00D942E1" w:rsidP="00D942E1">
                      <w:pPr>
                        <w:shd w:val="clear" w:color="auto" w:fill="1F1F1F"/>
                        <w:spacing w:line="285" w:lineRule="atLeast"/>
                        <w:rPr>
                          <w:rFonts w:ascii="Consolas" w:eastAsia="Times New Roman" w:hAnsi="Consolas" w:cs="Times New Roman"/>
                          <w:color w:val="CCCCCC"/>
                          <w:sz w:val="21"/>
                          <w:szCs w:val="21"/>
                        </w:rPr>
                      </w:pPr>
                      <w:r w:rsidRPr="00D942E1">
                        <w:rPr>
                          <w:rFonts w:ascii="Consolas" w:eastAsia="Times New Roman" w:hAnsi="Consolas" w:cs="Times New Roman"/>
                          <w:color w:val="CCCCCC"/>
                          <w:sz w:val="21"/>
                          <w:szCs w:val="21"/>
                        </w:rPr>
                        <w:t xml:space="preserve">          </w:t>
                      </w:r>
                      <w:r w:rsidRPr="00D942E1">
                        <w:rPr>
                          <w:rFonts w:ascii="Consolas" w:eastAsia="Times New Roman" w:hAnsi="Consolas" w:cs="Times New Roman"/>
                          <w:color w:val="CE9178"/>
                          <w:sz w:val="21"/>
                          <w:szCs w:val="21"/>
                        </w:rPr>
                        <w:t>'map'</w:t>
                      </w:r>
                      <w:r w:rsidRPr="00D942E1">
                        <w:rPr>
                          <w:rFonts w:ascii="Consolas" w:eastAsia="Times New Roman" w:hAnsi="Consolas" w:cs="Times New Roman"/>
                          <w:color w:val="CCCCCC"/>
                          <w:sz w:val="21"/>
                          <w:szCs w:val="21"/>
                        </w:rPr>
                        <w:t xml:space="preserve"> </w:t>
                      </w:r>
                      <w:r w:rsidRPr="00D942E1">
                        <w:rPr>
                          <w:rFonts w:ascii="Consolas" w:eastAsia="Times New Roman" w:hAnsi="Consolas" w:cs="Times New Roman"/>
                          <w:color w:val="D4D4D4"/>
                          <w:sz w:val="21"/>
                          <w:szCs w:val="21"/>
                        </w:rPr>
                        <w:t>+</w:t>
                      </w:r>
                      <w:r w:rsidRPr="00D942E1">
                        <w:rPr>
                          <w:rFonts w:ascii="Consolas" w:eastAsia="Times New Roman" w:hAnsi="Consolas" w:cs="Times New Roman"/>
                          <w:color w:val="4EC9B0"/>
                          <w:sz w:val="21"/>
                          <w:szCs w:val="21"/>
                        </w:rPr>
                        <w:t>str</w:t>
                      </w:r>
                      <w:r w:rsidRPr="00D942E1">
                        <w:rPr>
                          <w:rFonts w:ascii="Consolas" w:eastAsia="Times New Roman" w:hAnsi="Consolas" w:cs="Times New Roman"/>
                          <w:color w:val="CCCCCC"/>
                          <w:sz w:val="21"/>
                          <w:szCs w:val="21"/>
                        </w:rPr>
                        <w:t>(</w:t>
                      </w:r>
                      <w:proofErr w:type="spellStart"/>
                      <w:r w:rsidRPr="00D942E1">
                        <w:rPr>
                          <w:rFonts w:ascii="Consolas" w:eastAsia="Times New Roman" w:hAnsi="Consolas" w:cs="Times New Roman"/>
                          <w:color w:val="4EC9B0"/>
                          <w:sz w:val="21"/>
                          <w:szCs w:val="21"/>
                        </w:rPr>
                        <w:t>datetime</w:t>
                      </w:r>
                      <w:r w:rsidRPr="00D942E1">
                        <w:rPr>
                          <w:rFonts w:ascii="Consolas" w:eastAsia="Times New Roman" w:hAnsi="Consolas" w:cs="Times New Roman"/>
                          <w:color w:val="CCCCCC"/>
                          <w:sz w:val="21"/>
                          <w:szCs w:val="21"/>
                        </w:rPr>
                        <w:t>.</w:t>
                      </w:r>
                      <w:r w:rsidRPr="00D942E1">
                        <w:rPr>
                          <w:rFonts w:ascii="Consolas" w:eastAsia="Times New Roman" w:hAnsi="Consolas" w:cs="Times New Roman"/>
                          <w:color w:val="DCDCAA"/>
                          <w:sz w:val="21"/>
                          <w:szCs w:val="21"/>
                        </w:rPr>
                        <w:t>now</w:t>
                      </w:r>
                      <w:proofErr w:type="spellEnd"/>
                      <w:r w:rsidRPr="00D942E1">
                        <w:rPr>
                          <w:rFonts w:ascii="Consolas" w:eastAsia="Times New Roman" w:hAnsi="Consolas" w:cs="Times New Roman"/>
                          <w:color w:val="CCCCCC"/>
                          <w:sz w:val="21"/>
                          <w:szCs w:val="21"/>
                        </w:rPr>
                        <w:t>(</w:t>
                      </w:r>
                      <w:proofErr w:type="gramStart"/>
                      <w:r w:rsidRPr="00D942E1">
                        <w:rPr>
                          <w:rFonts w:ascii="Consolas" w:eastAsia="Times New Roman" w:hAnsi="Consolas" w:cs="Times New Roman"/>
                          <w:color w:val="CCCCCC"/>
                          <w:sz w:val="21"/>
                          <w:szCs w:val="21"/>
                        </w:rPr>
                        <w:t>).</w:t>
                      </w:r>
                      <w:r w:rsidRPr="00D942E1">
                        <w:rPr>
                          <w:rFonts w:ascii="Consolas" w:eastAsia="Times New Roman" w:hAnsi="Consolas" w:cs="Times New Roman"/>
                          <w:color w:val="DCDCAA"/>
                          <w:sz w:val="21"/>
                          <w:szCs w:val="21"/>
                        </w:rPr>
                        <w:t>timestamp</w:t>
                      </w:r>
                      <w:proofErr w:type="gramEnd"/>
                      <w:r w:rsidRPr="00D942E1">
                        <w:rPr>
                          <w:rFonts w:ascii="Consolas" w:eastAsia="Times New Roman" w:hAnsi="Consolas" w:cs="Times New Roman"/>
                          <w:color w:val="CCCCCC"/>
                          <w:sz w:val="21"/>
                          <w:szCs w:val="21"/>
                        </w:rPr>
                        <w:t>())</w:t>
                      </w:r>
                      <w:r w:rsidRPr="00D942E1">
                        <w:rPr>
                          <w:rFonts w:ascii="Consolas" w:eastAsia="Times New Roman" w:hAnsi="Consolas" w:cs="Times New Roman"/>
                          <w:color w:val="D4D4D4"/>
                          <w:sz w:val="21"/>
                          <w:szCs w:val="21"/>
                        </w:rPr>
                        <w:t>+</w:t>
                      </w:r>
                      <w:r w:rsidRPr="00D942E1">
                        <w:rPr>
                          <w:rFonts w:ascii="Consolas" w:eastAsia="Times New Roman" w:hAnsi="Consolas" w:cs="Times New Roman"/>
                          <w:color w:val="CCCCCC"/>
                          <w:sz w:val="21"/>
                          <w:szCs w:val="21"/>
                        </w:rPr>
                        <w:t xml:space="preserve"> </w:t>
                      </w:r>
                      <w:r w:rsidRPr="00D942E1">
                        <w:rPr>
                          <w:rFonts w:ascii="Consolas" w:eastAsia="Times New Roman" w:hAnsi="Consolas" w:cs="Times New Roman"/>
                          <w:color w:val="CE9178"/>
                          <w:sz w:val="21"/>
                          <w:szCs w:val="21"/>
                        </w:rPr>
                        <w:t>'.</w:t>
                      </w:r>
                      <w:proofErr w:type="spellStart"/>
                      <w:r w:rsidRPr="00D942E1">
                        <w:rPr>
                          <w:rFonts w:ascii="Consolas" w:eastAsia="Times New Roman" w:hAnsi="Consolas" w:cs="Times New Roman"/>
                          <w:color w:val="CE9178"/>
                          <w:sz w:val="21"/>
                          <w:szCs w:val="21"/>
                        </w:rPr>
                        <w:t>png</w:t>
                      </w:r>
                      <w:proofErr w:type="spellEnd"/>
                      <w:r w:rsidRPr="00D942E1">
                        <w:rPr>
                          <w:rFonts w:ascii="Consolas" w:eastAsia="Times New Roman" w:hAnsi="Consolas" w:cs="Times New Roman"/>
                          <w:color w:val="CE9178"/>
                          <w:sz w:val="21"/>
                          <w:szCs w:val="21"/>
                        </w:rPr>
                        <w:t>'</w:t>
                      </w:r>
                    </w:p>
                    <w:p w14:paraId="0C407E42" w14:textId="77777777" w:rsidR="00D942E1" w:rsidRPr="00D942E1" w:rsidRDefault="00D942E1" w:rsidP="00D942E1">
                      <w:pPr>
                        <w:shd w:val="clear" w:color="auto" w:fill="1F1F1F"/>
                        <w:spacing w:line="285" w:lineRule="atLeast"/>
                        <w:rPr>
                          <w:rFonts w:ascii="Consolas" w:eastAsia="Times New Roman" w:hAnsi="Consolas" w:cs="Times New Roman"/>
                          <w:color w:val="CCCCCC"/>
                          <w:sz w:val="21"/>
                          <w:szCs w:val="21"/>
                        </w:rPr>
                      </w:pPr>
                      <w:r w:rsidRPr="00D942E1">
                        <w:rPr>
                          <w:rFonts w:ascii="Consolas" w:eastAsia="Times New Roman" w:hAnsi="Consolas" w:cs="Times New Roman"/>
                          <w:color w:val="CCCCCC"/>
                          <w:sz w:val="21"/>
                          <w:szCs w:val="21"/>
                        </w:rPr>
                        <w:t xml:space="preserve">    </w:t>
                      </w:r>
                      <w:proofErr w:type="spellStart"/>
                      <w:proofErr w:type="gramStart"/>
                      <w:r w:rsidRPr="00D942E1">
                        <w:rPr>
                          <w:rFonts w:ascii="Consolas" w:eastAsia="Times New Roman" w:hAnsi="Consolas" w:cs="Times New Roman"/>
                          <w:color w:val="4EC9B0"/>
                          <w:sz w:val="21"/>
                          <w:szCs w:val="21"/>
                        </w:rPr>
                        <w:t>plt</w:t>
                      </w:r>
                      <w:r w:rsidRPr="00D942E1">
                        <w:rPr>
                          <w:rFonts w:ascii="Consolas" w:eastAsia="Times New Roman" w:hAnsi="Consolas" w:cs="Times New Roman"/>
                          <w:color w:val="CCCCCC"/>
                          <w:sz w:val="21"/>
                          <w:szCs w:val="21"/>
                        </w:rPr>
                        <w:t>.</w:t>
                      </w:r>
                      <w:r w:rsidRPr="00D942E1">
                        <w:rPr>
                          <w:rFonts w:ascii="Consolas" w:eastAsia="Times New Roman" w:hAnsi="Consolas" w:cs="Times New Roman"/>
                          <w:color w:val="DCDCAA"/>
                          <w:sz w:val="21"/>
                          <w:szCs w:val="21"/>
                        </w:rPr>
                        <w:t>savefig</w:t>
                      </w:r>
                      <w:proofErr w:type="spellEnd"/>
                      <w:proofErr w:type="gramEnd"/>
                      <w:r w:rsidRPr="00D942E1">
                        <w:rPr>
                          <w:rFonts w:ascii="Consolas" w:eastAsia="Times New Roman" w:hAnsi="Consolas" w:cs="Times New Roman"/>
                          <w:color w:val="CCCCCC"/>
                          <w:sz w:val="21"/>
                          <w:szCs w:val="21"/>
                        </w:rPr>
                        <w:t>(</w:t>
                      </w:r>
                      <w:proofErr w:type="spellStart"/>
                      <w:r w:rsidRPr="00D942E1">
                        <w:rPr>
                          <w:rFonts w:ascii="Consolas" w:eastAsia="Times New Roman" w:hAnsi="Consolas" w:cs="Times New Roman"/>
                          <w:color w:val="9CDCFE"/>
                          <w:sz w:val="21"/>
                          <w:szCs w:val="21"/>
                        </w:rPr>
                        <w:t>save_file_name</w:t>
                      </w:r>
                      <w:r w:rsidRPr="00D942E1">
                        <w:rPr>
                          <w:rFonts w:ascii="Consolas" w:eastAsia="Times New Roman" w:hAnsi="Consolas" w:cs="Times New Roman"/>
                          <w:color w:val="CCCCCC"/>
                          <w:sz w:val="21"/>
                          <w:szCs w:val="21"/>
                        </w:rPr>
                        <w:t>,</w:t>
                      </w:r>
                      <w:r w:rsidRPr="00D942E1">
                        <w:rPr>
                          <w:rFonts w:ascii="Consolas" w:eastAsia="Times New Roman" w:hAnsi="Consolas" w:cs="Times New Roman"/>
                          <w:color w:val="9CDCFE"/>
                          <w:sz w:val="21"/>
                          <w:szCs w:val="21"/>
                        </w:rPr>
                        <w:t>dpi</w:t>
                      </w:r>
                      <w:proofErr w:type="spellEnd"/>
                      <w:r w:rsidRPr="00D942E1">
                        <w:rPr>
                          <w:rFonts w:ascii="Consolas" w:eastAsia="Times New Roman" w:hAnsi="Consolas" w:cs="Times New Roman"/>
                          <w:color w:val="CCCCCC"/>
                          <w:sz w:val="21"/>
                          <w:szCs w:val="21"/>
                        </w:rPr>
                        <w:t xml:space="preserve"> </w:t>
                      </w:r>
                      <w:r w:rsidRPr="00D942E1">
                        <w:rPr>
                          <w:rFonts w:ascii="Consolas" w:eastAsia="Times New Roman" w:hAnsi="Consolas" w:cs="Times New Roman"/>
                          <w:color w:val="D4D4D4"/>
                          <w:sz w:val="21"/>
                          <w:szCs w:val="21"/>
                        </w:rPr>
                        <w:t>=</w:t>
                      </w:r>
                      <w:r w:rsidRPr="00D942E1">
                        <w:rPr>
                          <w:rFonts w:ascii="Consolas" w:eastAsia="Times New Roman" w:hAnsi="Consolas" w:cs="Times New Roman"/>
                          <w:color w:val="CCCCCC"/>
                          <w:sz w:val="21"/>
                          <w:szCs w:val="21"/>
                        </w:rPr>
                        <w:t xml:space="preserve"> </w:t>
                      </w:r>
                      <w:r w:rsidRPr="00D942E1">
                        <w:rPr>
                          <w:rFonts w:ascii="Consolas" w:eastAsia="Times New Roman" w:hAnsi="Consolas" w:cs="Times New Roman"/>
                          <w:color w:val="B5CEA8"/>
                          <w:sz w:val="21"/>
                          <w:szCs w:val="21"/>
                        </w:rPr>
                        <w:t>800</w:t>
                      </w:r>
                      <w:r w:rsidRPr="00D942E1">
                        <w:rPr>
                          <w:rFonts w:ascii="Consolas" w:eastAsia="Times New Roman" w:hAnsi="Consolas" w:cs="Times New Roman"/>
                          <w:color w:val="CCCCCC"/>
                          <w:sz w:val="21"/>
                          <w:szCs w:val="21"/>
                        </w:rPr>
                        <w:t>)</w:t>
                      </w:r>
                    </w:p>
                    <w:p w14:paraId="77A19D2A" w14:textId="5EE7D595" w:rsidR="00D942E1" w:rsidRPr="00D942E1" w:rsidRDefault="00D942E1" w:rsidP="00D942E1">
                      <w:pPr>
                        <w:shd w:val="clear" w:color="auto" w:fill="1F1F1F"/>
                        <w:spacing w:line="285" w:lineRule="atLeast"/>
                        <w:rPr>
                          <w:rFonts w:ascii="Consolas" w:eastAsia="Times New Roman" w:hAnsi="Consolas" w:cs="Times New Roman"/>
                          <w:color w:val="CCCCCC"/>
                          <w:sz w:val="21"/>
                          <w:szCs w:val="21"/>
                        </w:rPr>
                      </w:pPr>
                      <w:r w:rsidRPr="00D942E1">
                        <w:rPr>
                          <w:rFonts w:ascii="Consolas" w:eastAsia="Times New Roman" w:hAnsi="Consolas" w:cs="Times New Roman"/>
                          <w:color w:val="CCCCCC"/>
                          <w:sz w:val="21"/>
                          <w:szCs w:val="21"/>
                        </w:rPr>
                        <w:t xml:space="preserve">    </w:t>
                      </w:r>
                      <w:proofErr w:type="spellStart"/>
                      <w:proofErr w:type="gramStart"/>
                      <w:r w:rsidRPr="00D942E1">
                        <w:rPr>
                          <w:rFonts w:ascii="Consolas" w:eastAsia="Times New Roman" w:hAnsi="Consolas" w:cs="Times New Roman"/>
                          <w:color w:val="4EC9B0"/>
                          <w:sz w:val="21"/>
                          <w:szCs w:val="21"/>
                        </w:rPr>
                        <w:t>plt</w:t>
                      </w:r>
                      <w:r w:rsidRPr="00D942E1">
                        <w:rPr>
                          <w:rFonts w:ascii="Consolas" w:eastAsia="Times New Roman" w:hAnsi="Consolas" w:cs="Times New Roman"/>
                          <w:color w:val="CCCCCC"/>
                          <w:sz w:val="21"/>
                          <w:szCs w:val="21"/>
                        </w:rPr>
                        <w:t>.</w:t>
                      </w:r>
                      <w:r w:rsidRPr="00D942E1">
                        <w:rPr>
                          <w:rFonts w:ascii="Consolas" w:eastAsia="Times New Roman" w:hAnsi="Consolas" w:cs="Times New Roman"/>
                          <w:color w:val="DCDCAA"/>
                          <w:sz w:val="21"/>
                          <w:szCs w:val="21"/>
                        </w:rPr>
                        <w:t>show</w:t>
                      </w:r>
                      <w:proofErr w:type="spellEnd"/>
                      <w:proofErr w:type="gramEnd"/>
                      <w:r w:rsidRPr="00D942E1">
                        <w:rPr>
                          <w:rFonts w:ascii="Consolas" w:eastAsia="Times New Roman" w:hAnsi="Consolas" w:cs="Times New Roman"/>
                          <w:color w:val="CCCCCC"/>
                          <w:sz w:val="21"/>
                          <w:szCs w:val="21"/>
                        </w:rPr>
                        <w:t>()</w:t>
                      </w:r>
                    </w:p>
                  </w:txbxContent>
                </v:textbox>
                <w10:wrap type="topAndBottom" anchorx="margin"/>
              </v:shape>
            </w:pict>
          </mc:Fallback>
        </mc:AlternateContent>
      </w:r>
      <w:r>
        <w:t>Figure X</w:t>
      </w:r>
      <w:commentRangeEnd w:id="17"/>
      <w:r w:rsidR="00E52EC2">
        <w:rPr>
          <w:rStyle w:val="CommentReference"/>
        </w:rPr>
        <w:commentReference w:id="17"/>
      </w:r>
      <w:r>
        <w:t xml:space="preserve">: </w:t>
      </w:r>
      <w:proofErr w:type="spellStart"/>
      <w:r>
        <w:t>display_data</w:t>
      </w:r>
      <w:proofErr w:type="spellEnd"/>
      <w:r>
        <w:t xml:space="preserve"> part 2</w:t>
      </w:r>
    </w:p>
    <w:p w14:paraId="61BE3972" w14:textId="77777777" w:rsidR="00E52EC2" w:rsidRDefault="00E52EC2" w:rsidP="008F0F15"/>
    <w:p w14:paraId="20554FF2" w14:textId="77777777" w:rsidR="00E52EC2" w:rsidRDefault="00E52EC2" w:rsidP="008F0F15"/>
    <w:p w14:paraId="286F8B94" w14:textId="77777777" w:rsidR="002D21CE" w:rsidRDefault="002D21CE" w:rsidP="008F0F15"/>
    <w:p w14:paraId="4B5357BA" w14:textId="7DA44B10" w:rsidR="00D008BE" w:rsidRDefault="00D008BE" w:rsidP="008F0F15">
      <w:r>
        <w:t>One feature that we decided to not implement that was discussed during the proposal was a method to remove tasks from the database. Some of the code to was written to do this but it was not fully implemented. It was not a necessary feature to get a minimum viable product so it was removed to speed up the project. The current implementation is designed to be used once per year during which the entire database will be rewritten.</w:t>
      </w:r>
    </w:p>
    <w:p w14:paraId="10591E59" w14:textId="45EDF607" w:rsidR="006E7733" w:rsidRDefault="006E7733" w:rsidP="008F0F15"/>
    <w:p w14:paraId="55044AA3" w14:textId="6B1B038A" w:rsidR="006E7733" w:rsidRDefault="00EE57E2" w:rsidP="008F0F15">
      <w:r>
        <w:t>The</w:t>
      </w:r>
      <w:r w:rsidR="006E7733">
        <w:t xml:space="preserve"> task data </w:t>
      </w:r>
      <w:r>
        <w:t>must</w:t>
      </w:r>
      <w:r w:rsidR="006E7733">
        <w:t xml:space="preserve"> be stored so the program can be run multiple times without reprocess</w:t>
      </w:r>
      <w:r w:rsidR="00353D97">
        <w:t>ing</w:t>
      </w:r>
      <w:r w:rsidR="006E7733">
        <w:t xml:space="preserve"> the images. This is a small project with limited resources so</w:t>
      </w:r>
      <w:r w:rsidR="00EE7310">
        <w:t xml:space="preserve"> </w:t>
      </w:r>
      <w:r w:rsidR="006E7733">
        <w:t xml:space="preserve">a simple database will </w:t>
      </w:r>
      <w:r w:rsidR="00353D97">
        <w:t>suffice</w:t>
      </w:r>
      <w:r w:rsidR="006E7733">
        <w:t xml:space="preserve">. The data will be stored in a .csv file and </w:t>
      </w:r>
      <w:r w:rsidR="00813613">
        <w:t xml:space="preserve">backed up on a cloud storage service such as </w:t>
      </w:r>
      <w:r w:rsidR="007A3C3B">
        <w:t>D</w:t>
      </w:r>
      <w:r w:rsidR="00813613">
        <w:t>ropbox</w:t>
      </w:r>
      <w:r w:rsidR="007A3C3B">
        <w:t>,</w:t>
      </w:r>
      <w:r w:rsidR="00813613">
        <w:t xml:space="preserve"> </w:t>
      </w:r>
      <w:r w:rsidR="007A3C3B">
        <w:t>OneDrive, or Google Drive. The images can be stored on the local Windows PC until the data is processed and saved to cloud storage. After the data is saved</w:t>
      </w:r>
      <w:r w:rsidR="00353D97">
        <w:t>,</w:t>
      </w:r>
      <w:r w:rsidR="007A3C3B">
        <w:t xml:space="preserve"> the images can be deleted.</w:t>
      </w:r>
    </w:p>
    <w:p w14:paraId="1854C778" w14:textId="07751160" w:rsidR="00065E2B" w:rsidRDefault="00065E2B" w:rsidP="008F0F15"/>
    <w:p w14:paraId="00AC1D73" w14:textId="77777777" w:rsidR="00EE57E2" w:rsidRPr="00DD4557" w:rsidRDefault="00065E2B" w:rsidP="008F0F15">
      <w:pPr>
        <w:rPr>
          <w:b/>
          <w:bCs/>
        </w:rPr>
      </w:pPr>
      <w:r w:rsidRPr="00DD4557">
        <w:rPr>
          <w:b/>
          <w:bCs/>
        </w:rPr>
        <w:t xml:space="preserve">STEM Objective 2 </w:t>
      </w:r>
    </w:p>
    <w:p w14:paraId="31284DFE" w14:textId="606FA65B" w:rsidR="00065E2B" w:rsidRDefault="00EE57E2" w:rsidP="008F0F15">
      <w:r>
        <w:t xml:space="preserve">This objective </w:t>
      </w:r>
      <w:r w:rsidR="00065E2B">
        <w:t xml:space="preserve">will be accomplished by creating a user interface with the </w:t>
      </w:r>
      <w:proofErr w:type="spellStart"/>
      <w:r w:rsidR="00065E2B">
        <w:t>tkinter</w:t>
      </w:r>
      <w:proofErr w:type="spellEnd"/>
      <w:r w:rsidR="00065E2B">
        <w:t xml:space="preserve"> package in </w:t>
      </w:r>
      <w:r w:rsidR="00B7677B">
        <w:t>P</w:t>
      </w:r>
      <w:r w:rsidR="00065E2B">
        <w:t>ython</w:t>
      </w:r>
      <w:r w:rsidR="00F339B4">
        <w:rPr>
          <w:vertAlign w:val="superscript"/>
        </w:rPr>
        <w:t>7</w:t>
      </w:r>
      <w:r w:rsidR="00065E2B">
        <w:t xml:space="preserve">. An aerial photograph of the farm will be acquired from an open source such as </w:t>
      </w:r>
      <w:proofErr w:type="spellStart"/>
      <w:r w:rsidR="00F339B4">
        <w:t>E</w:t>
      </w:r>
      <w:r w:rsidR="00065E2B">
        <w:t>arth</w:t>
      </w:r>
      <w:r w:rsidR="00F339B4">
        <w:t>E</w:t>
      </w:r>
      <w:r w:rsidR="00065E2B">
        <w:t>xplorer</w:t>
      </w:r>
      <w:proofErr w:type="spellEnd"/>
      <w:r w:rsidR="00CE1138">
        <w:t xml:space="preserve"> (see Figure 2)</w:t>
      </w:r>
      <w:r w:rsidR="00F339B4">
        <w:rPr>
          <w:vertAlign w:val="superscript"/>
        </w:rPr>
        <w:t>8</w:t>
      </w:r>
      <w:r w:rsidR="00065E2B">
        <w:t xml:space="preserve">. The task data will then be color coded and overlayed onto the aerial photograph. The GPS </w:t>
      </w:r>
      <w:r w:rsidR="006E7733">
        <w:t>coordinates</w:t>
      </w:r>
      <w:r w:rsidR="00065E2B">
        <w:t xml:space="preserve"> will be </w:t>
      </w:r>
      <w:r w:rsidR="006E7733">
        <w:t xml:space="preserve">converted to pixel locations on the aerial photograph so they are placed correctly. </w:t>
      </w:r>
    </w:p>
    <w:p w14:paraId="3EC9422F" w14:textId="160B0311" w:rsidR="00CE1138" w:rsidRDefault="00CE1138" w:rsidP="008F0F15"/>
    <w:p w14:paraId="75CE22A9" w14:textId="34488C9A" w:rsidR="00EE57E2" w:rsidRPr="00DD4557" w:rsidRDefault="00EE57E2" w:rsidP="008F0F15">
      <w:pPr>
        <w:rPr>
          <w:b/>
          <w:bCs/>
        </w:rPr>
      </w:pPr>
      <w:r>
        <w:rPr>
          <w:b/>
          <w:bCs/>
        </w:rPr>
        <w:lastRenderedPageBreak/>
        <w:t>Non-STEM</w:t>
      </w:r>
      <w:r w:rsidRPr="00DD4557">
        <w:rPr>
          <w:b/>
          <w:bCs/>
        </w:rPr>
        <w:t xml:space="preserve"> </w:t>
      </w:r>
      <w:r w:rsidR="00CE1138" w:rsidRPr="00DD4557">
        <w:rPr>
          <w:b/>
          <w:bCs/>
        </w:rPr>
        <w:t>Objective 1</w:t>
      </w:r>
    </w:p>
    <w:p w14:paraId="3F816424" w14:textId="5C9E16DB" w:rsidR="00CE1138" w:rsidRDefault="00CE1138" w:rsidP="008F0F15">
      <w:r>
        <w:t xml:space="preserve">The Standard Operating Procedure (SOP) </w:t>
      </w:r>
      <w:r w:rsidR="00DF6B5D">
        <w:t>w</w:t>
      </w:r>
      <w:r>
        <w:t xml:space="preserve">ill be the documentation for the software. It will detail how </w:t>
      </w:r>
      <w:r w:rsidR="00DF6B5D">
        <w:t>to gather</w:t>
      </w:r>
      <w:r w:rsidR="00E90B2D">
        <w:t xml:space="preserve"> and</w:t>
      </w:r>
      <w:r w:rsidR="00DF6B5D">
        <w:t xml:space="preserve">, upload the data, generate the data visualization, and interpret </w:t>
      </w:r>
      <w:r w:rsidR="00E90B2D">
        <w:t>it</w:t>
      </w:r>
      <w:r w:rsidR="00DF6B5D">
        <w:t xml:space="preserve">. The SOP will be created in Microsoft Office and be delivered in .docx and .pdf formats. </w:t>
      </w:r>
    </w:p>
    <w:p w14:paraId="4D91B005" w14:textId="70430CE4" w:rsidR="00DF6B5D" w:rsidRDefault="00DF6B5D" w:rsidP="008F0F15"/>
    <w:p w14:paraId="0424BE0C" w14:textId="12624B7D" w:rsidR="00EE57E2" w:rsidRPr="00DD4557" w:rsidRDefault="00EE57E2" w:rsidP="008F0F15">
      <w:pPr>
        <w:rPr>
          <w:b/>
          <w:bCs/>
        </w:rPr>
      </w:pPr>
      <w:r w:rsidRPr="00EE57E2">
        <w:rPr>
          <w:b/>
          <w:bCs/>
        </w:rPr>
        <w:t>Non-STEM</w:t>
      </w:r>
      <w:r w:rsidR="00DF6B5D" w:rsidRPr="00DD4557">
        <w:rPr>
          <w:b/>
          <w:bCs/>
        </w:rPr>
        <w:t xml:space="preserve"> Objective 2</w:t>
      </w:r>
    </w:p>
    <w:p w14:paraId="57526A7B" w14:textId="140B3C8D" w:rsidR="00DF6B5D" w:rsidRDefault="00DF6B5D" w:rsidP="008F0F15">
      <w:r>
        <w:t xml:space="preserve">The sponsor will be trained on the software </w:t>
      </w:r>
      <w:r w:rsidR="00E90B2D">
        <w:t>using</w:t>
      </w:r>
      <w:r>
        <w:t xml:space="preserve"> a PowerPoint </w:t>
      </w:r>
      <w:r w:rsidR="00E90B2D">
        <w:t xml:space="preserve">presentation </w:t>
      </w:r>
      <w:r>
        <w:t xml:space="preserve">along with a demonstration of the software. The PowerPoint presentation will be a summary of the SOP with references to the corresponding sections of the SOP. The presentation to the Sponsor will occur over a Zoom call. During the initial </w:t>
      </w:r>
      <w:r w:rsidR="000E30B4">
        <w:t>on-site data</w:t>
      </w:r>
      <w:r>
        <w:t xml:space="preserve"> collection visit, the Sponsor </w:t>
      </w:r>
      <w:r w:rsidR="00E90B2D">
        <w:t xml:space="preserve">will </w:t>
      </w:r>
      <w:r>
        <w:t xml:space="preserve">be trained on the data collection and upload process in person. Training </w:t>
      </w:r>
      <w:r w:rsidR="000E30B4">
        <w:t xml:space="preserve">the Sponsor </w:t>
      </w:r>
      <w:r>
        <w:t xml:space="preserve">during data collection should prevent the need for a second on-site visit, but </w:t>
      </w:r>
      <w:r w:rsidR="00E90B2D">
        <w:t xml:space="preserve">a second visit </w:t>
      </w:r>
      <w:r>
        <w:t xml:space="preserve">could be </w:t>
      </w:r>
      <w:r w:rsidR="00E90B2D">
        <w:t xml:space="preserve">done </w:t>
      </w:r>
      <w:r>
        <w:t>if needed.</w:t>
      </w:r>
    </w:p>
    <w:p w14:paraId="1B7C513A" w14:textId="0B44DA8A" w:rsidR="00C06847" w:rsidRDefault="00C06847" w:rsidP="008F0F15"/>
    <w:p w14:paraId="6B80AA03" w14:textId="4D4DC4D1" w:rsidR="00C06847" w:rsidRDefault="00C06847" w:rsidP="008F0F15">
      <w:r w:rsidRPr="00C06847">
        <w:rPr>
          <w:noProof/>
        </w:rPr>
        <w:drawing>
          <wp:inline distT="0" distB="0" distL="0" distR="0" wp14:anchorId="790686EA" wp14:editId="5E02EAA1">
            <wp:extent cx="4501368" cy="4895818"/>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11702" cy="4907057"/>
                    </a:xfrm>
                    <a:prstGeom prst="rect">
                      <a:avLst/>
                    </a:prstGeom>
                  </pic:spPr>
                </pic:pic>
              </a:graphicData>
            </a:graphic>
          </wp:inline>
        </w:drawing>
      </w:r>
    </w:p>
    <w:p w14:paraId="7FAC6CF5" w14:textId="0DDAA8E1" w:rsidR="008F0F15" w:rsidRDefault="00C06847" w:rsidP="008F0F15">
      <w:pPr>
        <w:rPr>
          <w:ins w:id="18" w:author="Spencer Smith" w:date="2023-03-26T17:15:00Z"/>
        </w:rPr>
      </w:pPr>
      <w:r>
        <w:t xml:space="preserve">Figure 2: Example </w:t>
      </w:r>
      <w:proofErr w:type="spellStart"/>
      <w:r w:rsidR="00353D97">
        <w:t>E</w:t>
      </w:r>
      <w:r>
        <w:t>arth</w:t>
      </w:r>
      <w:r w:rsidR="00353D97">
        <w:t>E</w:t>
      </w:r>
      <w:r>
        <w:t>xplorer</w:t>
      </w:r>
      <w:proofErr w:type="spellEnd"/>
      <w:r>
        <w:t xml:space="preserve"> screenshot</w:t>
      </w:r>
    </w:p>
    <w:p w14:paraId="188D69ED" w14:textId="77777777" w:rsidR="00633452" w:rsidRPr="008F0F15" w:rsidRDefault="00633452" w:rsidP="008F0F15"/>
    <w:p w14:paraId="14DCE9EB" w14:textId="77777777" w:rsidR="00D97F0F" w:rsidRDefault="003B03C5" w:rsidP="0029573B">
      <w:pPr>
        <w:pStyle w:val="Heading2"/>
      </w:pPr>
      <w:bookmarkStart w:id="19" w:name="_Toc38701078"/>
      <w:r>
        <w:lastRenderedPageBreak/>
        <w:t>Expected Outcomes</w:t>
      </w:r>
      <w:bookmarkEnd w:id="19"/>
    </w:p>
    <w:p w14:paraId="09453636" w14:textId="2BA33AA6" w:rsidR="00EC12EA" w:rsidRDefault="0051391E" w:rsidP="008F0F15">
      <w:r>
        <w:t>At the end of the project</w:t>
      </w:r>
      <w:r w:rsidR="00353D97">
        <w:t>,</w:t>
      </w:r>
      <w:r>
        <w:t xml:space="preserve"> </w:t>
      </w:r>
      <w:r w:rsidR="00E90B2D">
        <w:t xml:space="preserve">the </w:t>
      </w:r>
      <w:r>
        <w:t xml:space="preserve">Farm Management Information System (FMIS) and supporting documentation will be delivered to the Sponsor. The Sponsor will also be trained on the </w:t>
      </w:r>
      <w:r w:rsidR="00E90B2D">
        <w:t>SOP,</w:t>
      </w:r>
      <w:r>
        <w:t xml:space="preserve"> so they understand how to use it in their daily operations. The FMIS will have the capability </w:t>
      </w:r>
      <w:r w:rsidR="00E90B2D">
        <w:t xml:space="preserve">to store </w:t>
      </w:r>
      <w:r>
        <w:t>a</w:t>
      </w:r>
      <w:r w:rsidR="00353D97">
        <w:t>nd</w:t>
      </w:r>
      <w:r>
        <w:t xml:space="preserve"> display task data relevant to the operation of the farm. The data will be displayed in a way </w:t>
      </w:r>
      <w:r w:rsidR="00250880">
        <w:t>that allows</w:t>
      </w:r>
      <w:r>
        <w:t xml:space="preserve"> the user to immediately know which areas need the most work and where their time would be best spent.</w:t>
      </w:r>
    </w:p>
    <w:p w14:paraId="57166E1F" w14:textId="77777777" w:rsidR="0051391E" w:rsidRDefault="0051391E" w:rsidP="008F0F15"/>
    <w:p w14:paraId="3D06BC33" w14:textId="2DC20398" w:rsidR="00EC12EA" w:rsidRDefault="00EC12EA" w:rsidP="008F0F15">
      <w:r w:rsidRPr="00EC12EA">
        <w:rPr>
          <w:noProof/>
        </w:rPr>
        <w:drawing>
          <wp:inline distT="0" distB="0" distL="0" distR="0" wp14:anchorId="07109824" wp14:editId="08C238C1">
            <wp:extent cx="5943600" cy="33851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85185"/>
                    </a:xfrm>
                    <a:prstGeom prst="rect">
                      <a:avLst/>
                    </a:prstGeom>
                  </pic:spPr>
                </pic:pic>
              </a:graphicData>
            </a:graphic>
          </wp:inline>
        </w:drawing>
      </w:r>
    </w:p>
    <w:p w14:paraId="6A5037EA" w14:textId="37F857D1" w:rsidR="008F0F15" w:rsidRDefault="00D8761C" w:rsidP="008F0F15">
      <w:r>
        <w:t xml:space="preserve">Figure </w:t>
      </w:r>
      <w:r w:rsidR="00C06847">
        <w:t>3</w:t>
      </w:r>
      <w:r>
        <w:t>: Project WBS</w:t>
      </w:r>
    </w:p>
    <w:p w14:paraId="4EC2B940" w14:textId="77777777" w:rsidR="00D8761C" w:rsidRDefault="00D8761C" w:rsidP="008F0F15"/>
    <w:p w14:paraId="227DF489" w14:textId="64D072CD" w:rsidR="00BD2573" w:rsidRDefault="00BD2573" w:rsidP="0029573B">
      <w:pPr>
        <w:pStyle w:val="Heading2"/>
      </w:pPr>
      <w:bookmarkStart w:id="20" w:name="_Toc38701079"/>
      <w:r>
        <w:t>Resource Requirements</w:t>
      </w:r>
      <w:bookmarkEnd w:id="20"/>
    </w:p>
    <w:p w14:paraId="16CB06B5" w14:textId="45F645A2" w:rsidR="0051391E" w:rsidRDefault="0051391E" w:rsidP="00D97F0F">
      <w:r>
        <w:t>This project will be completed with open-source software. Python and associated packages can be obtained from python.org. The part of this project that will require ongoing funding from the Sp</w:t>
      </w:r>
      <w:r w:rsidR="00123922">
        <w:t>onsor</w:t>
      </w:r>
      <w:r w:rsidR="0032282E">
        <w:t xml:space="preserve"> is a cloud storage service</w:t>
      </w:r>
      <w:r w:rsidR="006D3E67">
        <w:t xml:space="preserve"> which varies in cost based on the features provided and the storage required</w:t>
      </w:r>
      <w:r w:rsidR="0032282E">
        <w:t>. This part could potentially be cut from the project i</w:t>
      </w:r>
      <w:r w:rsidR="00250880">
        <w:t>f</w:t>
      </w:r>
      <w:r w:rsidR="0032282E">
        <w:t xml:space="preserve"> needed, but relying on only local storage </w:t>
      </w:r>
      <w:r w:rsidR="00263B70">
        <w:t>is</w:t>
      </w:r>
      <w:r w:rsidR="0032282E">
        <w:t xml:space="preserve"> risky. The Sponsor will assist with the data collection th</w:t>
      </w:r>
      <w:r w:rsidR="00E90B2D">
        <w:t>rough the</w:t>
      </w:r>
      <w:r w:rsidR="0032282E">
        <w:t xml:space="preserve"> iPhone 14 Pro </w:t>
      </w:r>
      <w:r w:rsidR="00E90B2D">
        <w:t xml:space="preserve">that </w:t>
      </w:r>
      <w:r w:rsidR="0032282E">
        <w:t>will be used for data collection</w:t>
      </w:r>
      <w:r w:rsidR="007F77D6">
        <w:t>. At the end of the project, the Sponsor will provide a Windows PC to install the software on</w:t>
      </w:r>
      <w:r w:rsidR="00263B70">
        <w:t xml:space="preserve">. </w:t>
      </w:r>
      <w:r w:rsidR="007F77D6">
        <w:t>The rest of the project will solely be completed by Spencer Smith.</w:t>
      </w:r>
    </w:p>
    <w:p w14:paraId="052F4BD4" w14:textId="77777777" w:rsidR="00666583" w:rsidRDefault="00666583" w:rsidP="00D97F0F"/>
    <w:p w14:paraId="027CA896" w14:textId="77777777" w:rsidR="00666583" w:rsidRDefault="00666583" w:rsidP="0029573B">
      <w:pPr>
        <w:pStyle w:val="Heading2"/>
      </w:pPr>
      <w:bookmarkStart w:id="21" w:name="_Toc38701080"/>
      <w:r>
        <w:t>Timeline</w:t>
      </w:r>
      <w:bookmarkEnd w:id="21"/>
    </w:p>
    <w:p w14:paraId="678AA34A" w14:textId="1072EF26" w:rsidR="002B4E5F" w:rsidRDefault="00267405" w:rsidP="00D97F0F">
      <w:r>
        <w:t xml:space="preserve">The project </w:t>
      </w:r>
      <w:r w:rsidR="00250880">
        <w:t>is</w:t>
      </w:r>
      <w:r>
        <w:t xml:space="preserve"> split into one-month sprints based on an agile framework. All dates are for the year 2023.</w:t>
      </w:r>
    </w:p>
    <w:p w14:paraId="3327E091" w14:textId="2216CCEA" w:rsidR="00267405" w:rsidRDefault="00267405" w:rsidP="00267405">
      <w:r>
        <w:lastRenderedPageBreak/>
        <w:t xml:space="preserve">May: Prepare for </w:t>
      </w:r>
      <w:r w:rsidR="00EE7310">
        <w:t>d</w:t>
      </w:r>
      <w:r>
        <w:t xml:space="preserve">ata collection. All </w:t>
      </w:r>
      <w:r w:rsidR="00561836">
        <w:t>s</w:t>
      </w:r>
      <w:r>
        <w:t>oftware related to the extraction and storage o</w:t>
      </w:r>
      <w:r w:rsidR="00263B70">
        <w:t>f</w:t>
      </w:r>
      <w:r>
        <w:t xml:space="preserve"> data will be completed. The color-coding system will be finalized. The software will be tested wit</w:t>
      </w:r>
      <w:r w:rsidR="005F252B">
        <w:t>h fabricated data</w:t>
      </w:r>
    </w:p>
    <w:p w14:paraId="791CDD89" w14:textId="12E5BEFB" w:rsidR="00267405" w:rsidRDefault="00267405" w:rsidP="00267405">
      <w:r>
        <w:t xml:space="preserve">June: The </w:t>
      </w:r>
      <w:r w:rsidR="00EE7310">
        <w:t>d</w:t>
      </w:r>
      <w:r>
        <w:t>ata from the farm will be collected and stored in the database</w:t>
      </w:r>
    </w:p>
    <w:p w14:paraId="496514B6" w14:textId="2AB31A88" w:rsidR="00267405" w:rsidRDefault="00267405" w:rsidP="00267405">
      <w:r>
        <w:t xml:space="preserve">July: The </w:t>
      </w:r>
      <w:r w:rsidR="00EE7310">
        <w:t>u</w:t>
      </w:r>
      <w:r>
        <w:t>ser Interface and Visualization software will be created and tested.</w:t>
      </w:r>
    </w:p>
    <w:p w14:paraId="73EEEFD9" w14:textId="3D268FB8" w:rsidR="00267405" w:rsidRDefault="00267405" w:rsidP="00267405">
      <w:r>
        <w:t>August: The Standard Operating Procedure will be drafted</w:t>
      </w:r>
      <w:r w:rsidR="00263B70">
        <w:t>,</w:t>
      </w:r>
      <w:r>
        <w:t xml:space="preserve"> and the Sponsor will be trained on the documentation.</w:t>
      </w:r>
    </w:p>
    <w:p w14:paraId="36DE17B4" w14:textId="20566E5D" w:rsidR="00267405" w:rsidRDefault="00267405" w:rsidP="00267405">
      <w:pPr>
        <w:rPr>
          <w:ins w:id="22" w:author="Spencer Smith" w:date="2023-04-08T10:43:00Z"/>
        </w:rPr>
      </w:pPr>
      <w:r>
        <w:t xml:space="preserve">September: Final </w:t>
      </w:r>
      <w:r w:rsidR="00EE7310">
        <w:t>r</w:t>
      </w:r>
      <w:r>
        <w:t>eport written and presented to the Supervisory Committee.</w:t>
      </w:r>
    </w:p>
    <w:p w14:paraId="2ED49B10" w14:textId="36B90FB6" w:rsidR="00750151" w:rsidRDefault="00750151" w:rsidP="00267405">
      <w:pPr>
        <w:rPr>
          <w:ins w:id="23" w:author="Spencer Smith" w:date="2023-04-08T10:43:00Z"/>
        </w:rPr>
      </w:pPr>
    </w:p>
    <w:p w14:paraId="749C92A7" w14:textId="3521D8DF" w:rsidR="00750151" w:rsidRDefault="00750151" w:rsidP="00267405">
      <w:pPr>
        <w:rPr>
          <w:ins w:id="24" w:author="Spencer Smith" w:date="2023-04-08T10:43:00Z"/>
        </w:rPr>
      </w:pPr>
      <w:ins w:id="25" w:author="Spencer Smith" w:date="2023-04-08T10:43:00Z">
        <w:r w:rsidRPr="00750151">
          <w:rPr>
            <w:noProof/>
          </w:rPr>
          <w:drawing>
            <wp:inline distT="0" distB="0" distL="0" distR="0" wp14:anchorId="01809AE4" wp14:editId="1FB5FA73">
              <wp:extent cx="5943600" cy="7981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798195"/>
                      </a:xfrm>
                      <a:prstGeom prst="rect">
                        <a:avLst/>
                      </a:prstGeom>
                    </pic:spPr>
                  </pic:pic>
                </a:graphicData>
              </a:graphic>
            </wp:inline>
          </w:drawing>
        </w:r>
      </w:ins>
    </w:p>
    <w:p w14:paraId="6E89AF5C" w14:textId="26ADECC0" w:rsidR="00750151" w:rsidRDefault="00750151" w:rsidP="00267405">
      <w:ins w:id="26" w:author="Spencer Smith" w:date="2023-04-08T10:43:00Z">
        <w:r>
          <w:t>Figure</w:t>
        </w:r>
      </w:ins>
      <w:ins w:id="27" w:author="Spencer Smith" w:date="2023-04-08T10:44:00Z">
        <w:r>
          <w:t xml:space="preserve"> 4: Project Schedule (all dates in 2023)</w:t>
        </w:r>
      </w:ins>
    </w:p>
    <w:p w14:paraId="08A287C3" w14:textId="58F10A24" w:rsidR="009016DA" w:rsidRDefault="009016DA">
      <w:pPr>
        <w:rPr>
          <w:rFonts w:asciiTheme="majorHAnsi" w:eastAsiaTheme="majorEastAsia" w:hAnsiTheme="majorHAnsi" w:cstheme="majorBidi"/>
          <w:caps/>
          <w:color w:val="2F5496" w:themeColor="accent1" w:themeShade="BF"/>
          <w:sz w:val="32"/>
          <w:szCs w:val="32"/>
        </w:rPr>
      </w:pPr>
    </w:p>
    <w:p w14:paraId="017E5491" w14:textId="6FCAE83D" w:rsidR="00BD2573" w:rsidRDefault="00BD2573" w:rsidP="0029573B">
      <w:pPr>
        <w:pStyle w:val="Heading1"/>
      </w:pPr>
      <w:bookmarkStart w:id="28" w:name="_Toc38701081"/>
      <w:r>
        <w:t>Sponsor Information</w:t>
      </w:r>
      <w:bookmarkEnd w:id="28"/>
    </w:p>
    <w:p w14:paraId="5CEEE18D" w14:textId="20FAC42E" w:rsidR="000F00D3" w:rsidRDefault="000F00D3" w:rsidP="000F00D3">
      <w:r w:rsidRPr="000F00D3">
        <w:t>McGee</w:t>
      </w:r>
      <w:r w:rsidR="00263B70">
        <w:t>’s</w:t>
      </w:r>
      <w:r w:rsidRPr="000F00D3">
        <w:t xml:space="preserve"> Christmas Tree Farm in Placerville, CA </w:t>
      </w:r>
      <w:r w:rsidR="00263B70">
        <w:t>is</w:t>
      </w:r>
      <w:r w:rsidRPr="000F00D3">
        <w:t xml:space="preserve"> the end customer for this project. Spencer Smith is not employed by the </w:t>
      </w:r>
      <w:r w:rsidR="00263B70">
        <w:t>McGee’s Christmas Tree Farm</w:t>
      </w:r>
      <w:r w:rsidRPr="000F00D3">
        <w:t>. The Sponsor’s contact information is as follows:</w:t>
      </w:r>
    </w:p>
    <w:p w14:paraId="3F69327E" w14:textId="41C2F293" w:rsidR="000F00D3" w:rsidRDefault="000F00D3" w:rsidP="000F00D3"/>
    <w:p w14:paraId="6EE0D355" w14:textId="77777777" w:rsidR="000F00D3" w:rsidRDefault="000F00D3" w:rsidP="000F00D3"/>
    <w:tbl>
      <w:tblPr>
        <w:tblStyle w:val="TableGrid"/>
        <w:tblW w:w="0" w:type="auto"/>
        <w:tblLook w:val="00A0" w:firstRow="1" w:lastRow="0" w:firstColumn="1" w:lastColumn="0" w:noHBand="0" w:noVBand="0"/>
      </w:tblPr>
      <w:tblGrid>
        <w:gridCol w:w="1601"/>
        <w:gridCol w:w="1563"/>
        <w:gridCol w:w="3080"/>
        <w:gridCol w:w="1754"/>
        <w:gridCol w:w="1352"/>
      </w:tblGrid>
      <w:tr w:rsidR="000F00D3" w14:paraId="2E430A89" w14:textId="123A86BF" w:rsidTr="000F00D3">
        <w:tc>
          <w:tcPr>
            <w:tcW w:w="1601" w:type="dxa"/>
          </w:tcPr>
          <w:p w14:paraId="04C210CC" w14:textId="46FC5175" w:rsidR="000F00D3" w:rsidRDefault="000F00D3" w:rsidP="00D97F0F">
            <w:r>
              <w:t>Name</w:t>
            </w:r>
          </w:p>
        </w:tc>
        <w:tc>
          <w:tcPr>
            <w:tcW w:w="1563" w:type="dxa"/>
          </w:tcPr>
          <w:p w14:paraId="240B0ADF" w14:textId="1900528C" w:rsidR="000F00D3" w:rsidRDefault="000F00D3" w:rsidP="00D97F0F">
            <w:r>
              <w:t>Phone</w:t>
            </w:r>
          </w:p>
        </w:tc>
        <w:tc>
          <w:tcPr>
            <w:tcW w:w="3080" w:type="dxa"/>
          </w:tcPr>
          <w:p w14:paraId="56ACDFA8" w14:textId="7C61BAB5" w:rsidR="000F00D3" w:rsidRDefault="000F00D3" w:rsidP="00D97F0F">
            <w:r>
              <w:t>Email</w:t>
            </w:r>
          </w:p>
        </w:tc>
        <w:tc>
          <w:tcPr>
            <w:tcW w:w="1754" w:type="dxa"/>
          </w:tcPr>
          <w:p w14:paraId="410D1748" w14:textId="00A673BF" w:rsidR="000F00D3" w:rsidRDefault="000F00D3" w:rsidP="00D97F0F">
            <w:r>
              <w:t>Address</w:t>
            </w:r>
          </w:p>
        </w:tc>
        <w:tc>
          <w:tcPr>
            <w:tcW w:w="1352" w:type="dxa"/>
          </w:tcPr>
          <w:p w14:paraId="6A5016E4" w14:textId="77777777" w:rsidR="000F00D3" w:rsidRDefault="000F00D3" w:rsidP="00D97F0F"/>
        </w:tc>
      </w:tr>
      <w:tr w:rsidR="000F00D3" w14:paraId="027B8AAD" w14:textId="46350388" w:rsidTr="000F00D3">
        <w:tc>
          <w:tcPr>
            <w:tcW w:w="1601" w:type="dxa"/>
          </w:tcPr>
          <w:p w14:paraId="5CF7FA64" w14:textId="142FA48E" w:rsidR="000F00D3" w:rsidRDefault="000F00D3" w:rsidP="00D97F0F">
            <w:r>
              <w:t>Eli McGee</w:t>
            </w:r>
          </w:p>
        </w:tc>
        <w:tc>
          <w:tcPr>
            <w:tcW w:w="1563" w:type="dxa"/>
          </w:tcPr>
          <w:p w14:paraId="304DB941" w14:textId="66987319" w:rsidR="000F00D3" w:rsidRDefault="000F00D3" w:rsidP="00D97F0F">
            <w:r w:rsidRPr="000F00D3">
              <w:t>(530) 644-4731</w:t>
            </w:r>
          </w:p>
        </w:tc>
        <w:tc>
          <w:tcPr>
            <w:tcW w:w="3080" w:type="dxa"/>
          </w:tcPr>
          <w:p w14:paraId="30C8ADCF" w14:textId="6C8C7926" w:rsidR="000F00D3" w:rsidRDefault="000F00D3" w:rsidP="00D97F0F">
            <w:r w:rsidRPr="000F00D3">
              <w:t>michaelelimcgee@gmail.com</w:t>
            </w:r>
          </w:p>
        </w:tc>
        <w:tc>
          <w:tcPr>
            <w:tcW w:w="1754" w:type="dxa"/>
          </w:tcPr>
          <w:p w14:paraId="1DC0A4B6" w14:textId="4D1CB3E7" w:rsidR="000F00D3" w:rsidRDefault="000F00D3" w:rsidP="00D97F0F">
            <w:r w:rsidRPr="000F00D3">
              <w:t xml:space="preserve">3131 Carson Rd, </w:t>
            </w:r>
            <w:proofErr w:type="gramStart"/>
            <w:r w:rsidRPr="000F00D3">
              <w:t>Placerville ,</w:t>
            </w:r>
            <w:proofErr w:type="gramEnd"/>
            <w:r w:rsidRPr="000F00D3">
              <w:t xml:space="preserve"> CA 95667</w:t>
            </w:r>
          </w:p>
        </w:tc>
        <w:tc>
          <w:tcPr>
            <w:tcW w:w="1352" w:type="dxa"/>
          </w:tcPr>
          <w:p w14:paraId="7AD544C1" w14:textId="77777777" w:rsidR="000F00D3" w:rsidRPr="000F00D3" w:rsidRDefault="000F00D3" w:rsidP="00D97F0F"/>
        </w:tc>
      </w:tr>
    </w:tbl>
    <w:p w14:paraId="1FB133BF" w14:textId="77777777" w:rsidR="000F00D3" w:rsidRDefault="000F00D3" w:rsidP="00D97F0F"/>
    <w:p w14:paraId="31248073" w14:textId="77777777" w:rsidR="003B03C5" w:rsidRDefault="003B03C5" w:rsidP="00D97F0F"/>
    <w:p w14:paraId="606094F1" w14:textId="77777777" w:rsidR="004824F1" w:rsidRDefault="004824F1">
      <w:pPr>
        <w:rPr>
          <w:rFonts w:asciiTheme="majorHAnsi" w:eastAsiaTheme="majorEastAsia" w:hAnsiTheme="majorHAnsi" w:cstheme="majorBidi"/>
          <w:color w:val="2F5496" w:themeColor="accent1" w:themeShade="BF"/>
          <w:sz w:val="32"/>
          <w:szCs w:val="32"/>
        </w:rPr>
      </w:pPr>
      <w:r>
        <w:br w:type="page"/>
      </w:r>
    </w:p>
    <w:p w14:paraId="743EC13B" w14:textId="284F956C" w:rsidR="004824F1" w:rsidRDefault="004824F1" w:rsidP="0029573B">
      <w:pPr>
        <w:pStyle w:val="Heading1"/>
      </w:pPr>
      <w:bookmarkStart w:id="29" w:name="_Toc38701082"/>
      <w:r>
        <w:lastRenderedPageBreak/>
        <w:t>References</w:t>
      </w:r>
      <w:bookmarkEnd w:id="29"/>
    </w:p>
    <w:p w14:paraId="102425CE" w14:textId="55CB13F2" w:rsidR="00CC1294" w:rsidRDefault="00CC1294" w:rsidP="00CC1294"/>
    <w:p w14:paraId="3D6C0A6A" w14:textId="77777777" w:rsidR="00CC1294" w:rsidRDefault="00CC1294" w:rsidP="00CC1294">
      <w:pPr>
        <w:ind w:hanging="480"/>
      </w:pPr>
      <w:r>
        <w:t xml:space="preserve">1 Karas, Sheryl. 1998. </w:t>
      </w:r>
      <w:r>
        <w:rPr>
          <w:i/>
          <w:iCs/>
        </w:rPr>
        <w:t xml:space="preserve">The Solstice Evergreen </w:t>
      </w:r>
      <w:proofErr w:type="gramStart"/>
      <w:r>
        <w:rPr>
          <w:i/>
          <w:iCs/>
        </w:rPr>
        <w:t>The</w:t>
      </w:r>
      <w:proofErr w:type="gramEnd"/>
      <w:r>
        <w:rPr>
          <w:i/>
          <w:iCs/>
        </w:rPr>
        <w:t xml:space="preserve"> History, Folklore and Origins of the Christmas Tree</w:t>
      </w:r>
      <w:r>
        <w:t xml:space="preserve">. Revised and Expanded Edition. Aslan Publishing. </w:t>
      </w:r>
      <w:hyperlink r:id="rId18" w:anchor="v=onepage&amp;q&amp;f=false" w:history="1">
        <w:r>
          <w:rPr>
            <w:rStyle w:val="Hyperlink"/>
          </w:rPr>
          <w:t>https://books.google.com/books?hl=en&amp;lr=&amp;id=-iwNCdt8kUMC&amp;oi=fnd&amp;pg=PA1&amp;dq=christmas+tree+history&amp;ots=PR2mBhCtfL&amp;sig=alHdsGR9_gc5N4rbNIvEGVaMqYQ#v=onepage&amp;q&amp;f=false</w:t>
        </w:r>
      </w:hyperlink>
      <w:r>
        <w:t>.</w:t>
      </w:r>
    </w:p>
    <w:p w14:paraId="74D85940" w14:textId="77777777" w:rsidR="00CC1294" w:rsidRDefault="00CC1294" w:rsidP="00CC1294">
      <w:pPr>
        <w:ind w:hanging="480"/>
      </w:pPr>
    </w:p>
    <w:p w14:paraId="2AE4D6CD" w14:textId="77777777" w:rsidR="00CC1294" w:rsidRDefault="00CC1294" w:rsidP="00CC1294"/>
    <w:p w14:paraId="28113557" w14:textId="77777777" w:rsidR="00CC1294" w:rsidRDefault="00CC1294" w:rsidP="00CC1294">
      <w:pPr>
        <w:ind w:hanging="480"/>
      </w:pPr>
      <w:r>
        <w:t xml:space="preserve">2 </w:t>
      </w:r>
      <w:r w:rsidRPr="00C60A09">
        <w:t xml:space="preserve">Perdue, Sonny, and Hubert Hamer. 2019. “2017 Census of Agriculture.” </w:t>
      </w:r>
      <w:hyperlink r:id="rId19" w:history="1">
        <w:r w:rsidRPr="006A1DEF">
          <w:rPr>
            <w:rStyle w:val="Hyperlink"/>
          </w:rPr>
          <w:t>https://www.nass.usda.gov/Publications/AgCensus/2017/Full_Report/Volume_1,_Chapter_1_US/usv1.pdf</w:t>
        </w:r>
      </w:hyperlink>
      <w:r w:rsidRPr="00C60A09">
        <w:t>.</w:t>
      </w:r>
    </w:p>
    <w:p w14:paraId="37380D4B" w14:textId="77777777" w:rsidR="00CC1294" w:rsidRDefault="00CC1294" w:rsidP="00CC1294">
      <w:pPr>
        <w:ind w:hanging="480"/>
      </w:pPr>
    </w:p>
    <w:p w14:paraId="7C62C30B" w14:textId="77777777" w:rsidR="00CC1294" w:rsidRDefault="00CC1294" w:rsidP="00CC1294">
      <w:pPr>
        <w:ind w:hanging="480"/>
      </w:pPr>
      <w:r>
        <w:t xml:space="preserve">3 </w:t>
      </w:r>
      <w:proofErr w:type="spellStart"/>
      <w:r w:rsidRPr="00C60A09">
        <w:t>Prasetiyo</w:t>
      </w:r>
      <w:proofErr w:type="spellEnd"/>
      <w:r w:rsidRPr="00C60A09">
        <w:t xml:space="preserve">, B, and al et. 2021. “Automatic Geotagging Using GPS EXIF Metadata of Smartphone Digital Photos in Tree Planting Location Mapping.” </w:t>
      </w:r>
      <w:proofErr w:type="gramStart"/>
      <w:r w:rsidRPr="00C60A09">
        <w:t>In .</w:t>
      </w:r>
      <w:proofErr w:type="gramEnd"/>
      <w:r w:rsidRPr="00C60A09">
        <w:t xml:space="preserve"> Vol. 1918. Journal of Physics: Conference Series. </w:t>
      </w:r>
      <w:hyperlink r:id="rId20" w:history="1">
        <w:r w:rsidRPr="006A1DEF">
          <w:rPr>
            <w:rStyle w:val="Hyperlink"/>
          </w:rPr>
          <w:t>https://doi.org/10.1088/1742-6596/1918/4/042001</w:t>
        </w:r>
      </w:hyperlink>
      <w:r w:rsidRPr="00C60A09">
        <w:t>.</w:t>
      </w:r>
    </w:p>
    <w:p w14:paraId="73E1842A" w14:textId="77777777" w:rsidR="00CC1294" w:rsidRDefault="00CC1294" w:rsidP="00CC1294">
      <w:pPr>
        <w:ind w:hanging="480"/>
      </w:pPr>
    </w:p>
    <w:p w14:paraId="2D98332C" w14:textId="77777777" w:rsidR="00CC1294" w:rsidRDefault="00CC1294" w:rsidP="00CC1294">
      <w:pPr>
        <w:ind w:hanging="480"/>
      </w:pPr>
      <w:r>
        <w:t xml:space="preserve">4 </w:t>
      </w:r>
      <w:proofErr w:type="spellStart"/>
      <w:r>
        <w:t>Thieding</w:t>
      </w:r>
      <w:proofErr w:type="spellEnd"/>
      <w:r>
        <w:t xml:space="preserve">, Tyler. n.d. “Exif 1.6.0.” Python. Accessed March 12, 2023. </w:t>
      </w:r>
      <w:hyperlink r:id="rId21" w:history="1">
        <w:r>
          <w:rPr>
            <w:rStyle w:val="Hyperlink"/>
          </w:rPr>
          <w:t>https://pypi.org/project/exif/</w:t>
        </w:r>
      </w:hyperlink>
      <w:r>
        <w:t>.</w:t>
      </w:r>
    </w:p>
    <w:p w14:paraId="42EFF8D3" w14:textId="77777777" w:rsidR="00CC1294" w:rsidRDefault="00CC1294" w:rsidP="00CC1294">
      <w:pPr>
        <w:ind w:hanging="480"/>
      </w:pPr>
    </w:p>
    <w:p w14:paraId="0B298854" w14:textId="77777777" w:rsidR="00CC1294" w:rsidRDefault="00CC1294" w:rsidP="00CC1294">
      <w:pPr>
        <w:ind w:hanging="480"/>
      </w:pPr>
      <w:r>
        <w:t xml:space="preserve">5 Abdishakur. 2021. “How to Extract GPS Coordinates from Images in Python.” July 29, 2021. </w:t>
      </w:r>
      <w:hyperlink r:id="rId22" w:anchor=":~:text=The%20first%20function%20converts%20the%20coordinates%20into%20Decimal,if%20ref%20%3D%3D%20%E2%80%9CS%E2%80%9D%20or%20ref%20%3D%3D%20%E2%80%9CW%E2%80%9D%3A" w:history="1">
        <w:r>
          <w:rPr>
            <w:rStyle w:val="Hyperlink"/>
          </w:rPr>
          <w:t>https://medium.com/spatial-data-science/how-to-extract-gps-coordinates-from-images-in-python-e66e542af354#:~:text=The%20first%20function%20converts%20the%20coordinates%20into%20Decimal,if%20ref%20%3D%3D%20%E2%80%9CS%E2%80%9D%20or%20ref%20%3D%3D%20%E2%80%9CW%E2%80%9D%3A</w:t>
        </w:r>
      </w:hyperlink>
      <w:r>
        <w:t>.</w:t>
      </w:r>
    </w:p>
    <w:p w14:paraId="535FB18A" w14:textId="77777777" w:rsidR="00CC1294" w:rsidRDefault="00CC1294" w:rsidP="00CC1294">
      <w:pPr>
        <w:ind w:hanging="480"/>
      </w:pPr>
    </w:p>
    <w:p w14:paraId="192AEFB9" w14:textId="77777777" w:rsidR="00CC1294" w:rsidRDefault="00CC1294" w:rsidP="00CC1294">
      <w:pPr>
        <w:ind w:hanging="480"/>
      </w:pPr>
      <w:r>
        <w:t>6 Apple Inc. n.d. “</w:t>
      </w:r>
      <w:proofErr w:type="spellStart"/>
      <w:r>
        <w:t>IPhone</w:t>
      </w:r>
      <w:proofErr w:type="spellEnd"/>
      <w:r>
        <w:t xml:space="preserve"> 14 Pro Specifications.” Accessed March 12, 2023. </w:t>
      </w:r>
      <w:hyperlink r:id="rId23" w:history="1">
        <w:r>
          <w:rPr>
            <w:rStyle w:val="Hyperlink"/>
          </w:rPr>
          <w:t>https://www.apple.com/iphone-14-pro/specs/</w:t>
        </w:r>
      </w:hyperlink>
      <w:r>
        <w:t>.</w:t>
      </w:r>
    </w:p>
    <w:p w14:paraId="1F3B57F6" w14:textId="77777777" w:rsidR="00CC1294" w:rsidRDefault="00CC1294" w:rsidP="00CC1294">
      <w:pPr>
        <w:ind w:hanging="480"/>
      </w:pPr>
    </w:p>
    <w:p w14:paraId="4B6B4D55" w14:textId="77777777" w:rsidR="005F252B" w:rsidRDefault="00CC1294" w:rsidP="005F252B">
      <w:pPr>
        <w:ind w:hanging="480"/>
      </w:pPr>
      <w:r>
        <w:t>7 Python Software Foundation. n.d. “</w:t>
      </w:r>
      <w:proofErr w:type="spellStart"/>
      <w:r>
        <w:t>Tkinter</w:t>
      </w:r>
      <w:proofErr w:type="spellEnd"/>
      <w:r>
        <w:t xml:space="preserve"> — Python Interface to </w:t>
      </w:r>
      <w:proofErr w:type="spellStart"/>
      <w:r>
        <w:t>Tcl</w:t>
      </w:r>
      <w:proofErr w:type="spellEnd"/>
      <w:r>
        <w:t xml:space="preserve">/Tk.” Accessed March 12, 2023. </w:t>
      </w:r>
      <w:hyperlink r:id="rId24" w:history="1">
        <w:r>
          <w:rPr>
            <w:rStyle w:val="Hyperlink"/>
          </w:rPr>
          <w:t>https://docs.python.org/3/library/tkinter.html</w:t>
        </w:r>
      </w:hyperlink>
      <w:r>
        <w:t>.</w:t>
      </w:r>
    </w:p>
    <w:p w14:paraId="2251B1B3" w14:textId="77777777" w:rsidR="005F252B" w:rsidRDefault="005F252B" w:rsidP="005F252B">
      <w:pPr>
        <w:ind w:hanging="480"/>
      </w:pPr>
    </w:p>
    <w:p w14:paraId="6AC90906" w14:textId="6E829316" w:rsidR="00CC1294" w:rsidRPr="00CC1294" w:rsidRDefault="00CC1294" w:rsidP="005F252B">
      <w:pPr>
        <w:ind w:hanging="480"/>
      </w:pPr>
      <w:r>
        <w:t>8 US Department pf the Interior. n.d. “</w:t>
      </w:r>
      <w:proofErr w:type="spellStart"/>
      <w:r>
        <w:t>EarthExplorer</w:t>
      </w:r>
      <w:proofErr w:type="spellEnd"/>
      <w:r>
        <w:t xml:space="preserve">.” Accessed March 12, 2023. </w:t>
      </w:r>
      <w:hyperlink r:id="rId25" w:history="1">
        <w:r>
          <w:rPr>
            <w:rStyle w:val="Hyperlink"/>
          </w:rPr>
          <w:t>https://earthexplorer.usgs.gov/</w:t>
        </w:r>
      </w:hyperlink>
      <w:r>
        <w:t>.</w:t>
      </w:r>
    </w:p>
    <w:sectPr w:rsidR="00CC1294" w:rsidRPr="00CC1294" w:rsidSect="001A14BE">
      <w:footerReference w:type="default" r:id="rId26"/>
      <w:endnotePr>
        <w:numFmt w:val="decimal"/>
      </w:endnotePr>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pencer Smith" w:date="2023-09-09T16:32:00Z" w:initials="SS">
    <w:p w14:paraId="53C4DAA8" w14:textId="0279753E" w:rsidR="00C568C6" w:rsidRDefault="00C568C6">
      <w:pPr>
        <w:pStyle w:val="CommentText"/>
      </w:pPr>
      <w:r>
        <w:rPr>
          <w:rStyle w:val="CommentReference"/>
        </w:rPr>
        <w:annotationRef/>
      </w:r>
      <w:r>
        <w:t>Change when date known</w:t>
      </w:r>
    </w:p>
  </w:comment>
  <w:comment w:id="3" w:author="Spencer Smith" w:date="2023-09-15T11:39:00Z" w:initials="SS">
    <w:p w14:paraId="530216A2" w14:textId="6067DCC5" w:rsidR="00E86D97" w:rsidRDefault="00E86D97">
      <w:pPr>
        <w:pStyle w:val="CommentText"/>
      </w:pPr>
      <w:r>
        <w:rPr>
          <w:rStyle w:val="CommentReference"/>
        </w:rPr>
        <w:annotationRef/>
      </w:r>
      <w:r>
        <w:t>change</w:t>
      </w:r>
    </w:p>
  </w:comment>
  <w:comment w:id="5" w:author="Spencer Smith" w:date="2023-09-23T13:12:00Z" w:initials="SS">
    <w:p w14:paraId="4CF8C204" w14:textId="5E373A9D" w:rsidR="00BB6326" w:rsidRDefault="00BB6326">
      <w:pPr>
        <w:pStyle w:val="CommentText"/>
      </w:pPr>
      <w:r>
        <w:rPr>
          <w:rStyle w:val="CommentReference"/>
        </w:rPr>
        <w:annotationRef/>
      </w:r>
      <w:r>
        <w:t>Add matplotlib reference material</w:t>
      </w:r>
    </w:p>
  </w:comment>
  <w:comment w:id="7" w:author="Spencer Smith" w:date="2023-09-23T12:47:00Z" w:initials="SS">
    <w:p w14:paraId="5E5D9D61" w14:textId="34BB0EDE" w:rsidR="00903E97" w:rsidRDefault="00903E97">
      <w:pPr>
        <w:pStyle w:val="CommentText"/>
      </w:pPr>
      <w:r>
        <w:rPr>
          <w:rStyle w:val="CommentReference"/>
        </w:rPr>
        <w:annotationRef/>
      </w:r>
      <w:r>
        <w:t>change later</w:t>
      </w:r>
    </w:p>
  </w:comment>
  <w:comment w:id="8" w:author="Spencer Smith" w:date="2023-09-23T14:02:00Z" w:initials="SS">
    <w:p w14:paraId="3BAD113F" w14:textId="0C6E4D3E" w:rsidR="00663E24" w:rsidRDefault="00663E24">
      <w:pPr>
        <w:pStyle w:val="CommentText"/>
      </w:pPr>
      <w:r>
        <w:rPr>
          <w:rStyle w:val="CommentReference"/>
        </w:rPr>
        <w:annotationRef/>
      </w:r>
      <w:r>
        <w:t>fix later</w:t>
      </w:r>
    </w:p>
  </w:comment>
  <w:comment w:id="9" w:author="Spencer Smith" w:date="2023-09-23T14:10:00Z" w:initials="SS">
    <w:p w14:paraId="4164E02F" w14:textId="57C4713E" w:rsidR="00CB5572" w:rsidRDefault="00CB5572">
      <w:pPr>
        <w:pStyle w:val="CommentText"/>
      </w:pPr>
      <w:r>
        <w:rPr>
          <w:rStyle w:val="CommentReference"/>
        </w:rPr>
        <w:annotationRef/>
      </w:r>
      <w:r>
        <w:t xml:space="preserve">add </w:t>
      </w:r>
      <w:proofErr w:type="spellStart"/>
      <w:r>
        <w:t>pyzbar</w:t>
      </w:r>
      <w:proofErr w:type="spellEnd"/>
      <w:r>
        <w:t xml:space="preserve"> documentation reference</w:t>
      </w:r>
    </w:p>
  </w:comment>
  <w:comment w:id="10" w:author="Spencer Smith" w:date="2023-09-23T14:18:00Z" w:initials="SS">
    <w:p w14:paraId="298228AC" w14:textId="24431925" w:rsidR="00452B9A" w:rsidRDefault="00452B9A">
      <w:pPr>
        <w:pStyle w:val="CommentText"/>
      </w:pPr>
      <w:r>
        <w:rPr>
          <w:rStyle w:val="CommentReference"/>
        </w:rPr>
        <w:annotationRef/>
      </w:r>
      <w:r>
        <w:t>Add CV2 documentation reference</w:t>
      </w:r>
    </w:p>
  </w:comment>
  <w:comment w:id="11" w:author="Spencer Smith" w:date="2023-09-23T17:07:00Z" w:initials="SS">
    <w:p w14:paraId="6650AD9B" w14:textId="04533BDC" w:rsidR="001A746A" w:rsidRDefault="001A746A">
      <w:pPr>
        <w:pStyle w:val="CommentText"/>
      </w:pPr>
      <w:r>
        <w:rPr>
          <w:rStyle w:val="CommentReference"/>
        </w:rPr>
        <w:annotationRef/>
      </w:r>
      <w:r>
        <w:t>Fix later</w:t>
      </w:r>
    </w:p>
  </w:comment>
  <w:comment w:id="12" w:author="Spencer Smith" w:date="2023-09-23T15:40:00Z" w:initials="SS">
    <w:p w14:paraId="680CEC23" w14:textId="35AF35B0" w:rsidR="003152F0" w:rsidRDefault="003152F0">
      <w:pPr>
        <w:pStyle w:val="CommentText"/>
      </w:pPr>
      <w:r>
        <w:rPr>
          <w:rStyle w:val="CommentReference"/>
        </w:rPr>
        <w:annotationRef/>
      </w:r>
      <w:r>
        <w:t xml:space="preserve">Add </w:t>
      </w:r>
      <w:proofErr w:type="gramStart"/>
      <w:r>
        <w:t>pandas</w:t>
      </w:r>
      <w:proofErr w:type="gramEnd"/>
      <w:r>
        <w:t xml:space="preserve"> documentation reference</w:t>
      </w:r>
    </w:p>
  </w:comment>
  <w:comment w:id="13" w:author="Spencer Smith" w:date="2023-09-23T17:59:00Z" w:initials="SS">
    <w:p w14:paraId="4D45B1D9" w14:textId="7CAAD474" w:rsidR="009123FD" w:rsidRDefault="009123FD">
      <w:pPr>
        <w:pStyle w:val="CommentText"/>
      </w:pPr>
      <w:r>
        <w:rPr>
          <w:rStyle w:val="CommentReference"/>
        </w:rPr>
        <w:annotationRef/>
      </w:r>
      <w:r>
        <w:t>Fix later</w:t>
      </w:r>
    </w:p>
  </w:comment>
  <w:comment w:id="14" w:author="Spencer Smith" w:date="2023-09-23T18:08:00Z" w:initials="SS">
    <w:p w14:paraId="0275DAD7" w14:textId="4D55834F" w:rsidR="009123FD" w:rsidRDefault="009123FD">
      <w:pPr>
        <w:pStyle w:val="CommentText"/>
      </w:pPr>
      <w:r>
        <w:rPr>
          <w:rStyle w:val="CommentReference"/>
        </w:rPr>
        <w:annotationRef/>
      </w:r>
      <w:r>
        <w:t>Fix later</w:t>
      </w:r>
    </w:p>
  </w:comment>
  <w:comment w:id="15" w:author="Spencer Smith" w:date="2023-09-23T18:42:00Z" w:initials="SS">
    <w:p w14:paraId="1308E63D" w14:textId="4521C508" w:rsidR="002D21CE" w:rsidRDefault="002D21CE">
      <w:pPr>
        <w:pStyle w:val="CommentText"/>
      </w:pPr>
      <w:r>
        <w:rPr>
          <w:rStyle w:val="CommentReference"/>
        </w:rPr>
        <w:annotationRef/>
      </w:r>
      <w:r>
        <w:t>Fix later</w:t>
      </w:r>
    </w:p>
  </w:comment>
  <w:comment w:id="16" w:author="Spencer Smith" w:date="2023-09-23T18:59:00Z" w:initials="SS">
    <w:p w14:paraId="388B2382" w14:textId="5A66E24A" w:rsidR="00D942E1" w:rsidRDefault="00D942E1">
      <w:pPr>
        <w:pStyle w:val="CommentText"/>
      </w:pPr>
      <w:r>
        <w:rPr>
          <w:rStyle w:val="CommentReference"/>
        </w:rPr>
        <w:annotationRef/>
      </w:r>
      <w:r>
        <w:t>Add reference to premature optimization</w:t>
      </w:r>
    </w:p>
  </w:comment>
  <w:comment w:id="17" w:author="Spencer Smith" w:date="2023-09-23T19:01:00Z" w:initials="SS">
    <w:p w14:paraId="161D8C6F" w14:textId="28062FF5" w:rsidR="00E52EC2" w:rsidRDefault="00E52EC2">
      <w:pPr>
        <w:pStyle w:val="CommentText"/>
      </w:pPr>
      <w:r>
        <w:rPr>
          <w:rStyle w:val="CommentReference"/>
        </w:rPr>
        <w:annotationRef/>
      </w:r>
      <w:r>
        <w:t>Fix later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3C4DAA8" w15:done="0"/>
  <w15:commentEx w15:paraId="530216A2" w15:done="0"/>
  <w15:commentEx w15:paraId="4CF8C204" w15:done="0"/>
  <w15:commentEx w15:paraId="5E5D9D61" w15:done="0"/>
  <w15:commentEx w15:paraId="3BAD113F" w15:done="0"/>
  <w15:commentEx w15:paraId="4164E02F" w15:done="0"/>
  <w15:commentEx w15:paraId="298228AC" w15:done="0"/>
  <w15:commentEx w15:paraId="6650AD9B" w15:done="0"/>
  <w15:commentEx w15:paraId="680CEC23" w15:done="0"/>
  <w15:commentEx w15:paraId="4D45B1D9" w15:done="0"/>
  <w15:commentEx w15:paraId="0275DAD7" w15:done="0"/>
  <w15:commentEx w15:paraId="1308E63D" w15:done="0"/>
  <w15:commentEx w15:paraId="388B2382" w15:done="0"/>
  <w15:commentEx w15:paraId="161D8C6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A71CB3" w16cex:dateUtc="2023-09-09T22:32:00Z"/>
  <w16cex:commentExtensible w16cex:durableId="28AEC0EB" w16cex:dateUtc="2023-09-15T17:39:00Z"/>
  <w16cex:commentExtensible w16cex:durableId="28B962A2" w16cex:dateUtc="2023-09-23T19:12:00Z"/>
  <w16cex:commentExtensible w16cex:durableId="28B95CEF" w16cex:dateUtc="2023-09-23T18:47:00Z"/>
  <w16cex:commentExtensible w16cex:durableId="28B96E92" w16cex:dateUtc="2023-09-23T20:02:00Z"/>
  <w16cex:commentExtensible w16cex:durableId="28B97040" w16cex:dateUtc="2023-09-23T20:10:00Z"/>
  <w16cex:commentExtensible w16cex:durableId="28B97252" w16cex:dateUtc="2023-09-23T20:18:00Z"/>
  <w16cex:commentExtensible w16cex:durableId="28B999E0" w16cex:dateUtc="2023-09-23T23:07:00Z"/>
  <w16cex:commentExtensible w16cex:durableId="28B98582" w16cex:dateUtc="2023-09-23T21:40:00Z"/>
  <w16cex:commentExtensible w16cex:durableId="28B9A610" w16cex:dateUtc="2023-09-23T23:59:00Z"/>
  <w16cex:commentExtensible w16cex:durableId="28B9A82D" w16cex:dateUtc="2023-09-24T00:08:00Z"/>
  <w16cex:commentExtensible w16cex:durableId="28B9B017" w16cex:dateUtc="2023-09-24T00:42:00Z"/>
  <w16cex:commentExtensible w16cex:durableId="28B9B400" w16cex:dateUtc="2023-09-24T00:59:00Z"/>
  <w16cex:commentExtensible w16cex:durableId="28B9B485" w16cex:dateUtc="2023-09-24T01: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3C4DAA8" w16cid:durableId="28A71CB3"/>
  <w16cid:commentId w16cid:paraId="530216A2" w16cid:durableId="28AEC0EB"/>
  <w16cid:commentId w16cid:paraId="4CF8C204" w16cid:durableId="28B962A2"/>
  <w16cid:commentId w16cid:paraId="5E5D9D61" w16cid:durableId="28B95CEF"/>
  <w16cid:commentId w16cid:paraId="3BAD113F" w16cid:durableId="28B96E92"/>
  <w16cid:commentId w16cid:paraId="4164E02F" w16cid:durableId="28B97040"/>
  <w16cid:commentId w16cid:paraId="298228AC" w16cid:durableId="28B97252"/>
  <w16cid:commentId w16cid:paraId="6650AD9B" w16cid:durableId="28B999E0"/>
  <w16cid:commentId w16cid:paraId="680CEC23" w16cid:durableId="28B98582"/>
  <w16cid:commentId w16cid:paraId="4D45B1D9" w16cid:durableId="28B9A610"/>
  <w16cid:commentId w16cid:paraId="0275DAD7" w16cid:durableId="28B9A82D"/>
  <w16cid:commentId w16cid:paraId="1308E63D" w16cid:durableId="28B9B017"/>
  <w16cid:commentId w16cid:paraId="388B2382" w16cid:durableId="28B9B400"/>
  <w16cid:commentId w16cid:paraId="161D8C6F" w16cid:durableId="28B9B48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3A01B2" w14:textId="77777777" w:rsidR="009008AB" w:rsidRDefault="009008AB" w:rsidP="001A14BE">
      <w:r>
        <w:separator/>
      </w:r>
    </w:p>
  </w:endnote>
  <w:endnote w:type="continuationSeparator" w:id="0">
    <w:p w14:paraId="33D954E3" w14:textId="77777777" w:rsidR="009008AB" w:rsidRDefault="009008AB" w:rsidP="001A14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341DC" w14:textId="77777777" w:rsidR="00614195" w:rsidRDefault="00614195" w:rsidP="00855ED0">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C63FB61" w14:textId="77777777" w:rsidR="00CF607A" w:rsidRDefault="00CF607A" w:rsidP="00614195">
    <w:pPr>
      <w:pStyle w:val="Footer"/>
      <w:framePr w:wrap="none" w:vAnchor="text" w:hAnchor="margin" w:xAlign="right" w:y="1"/>
      <w:ind w:right="360"/>
      <w:rPr>
        <w:rStyle w:val="PageNumber"/>
      </w:rPr>
    </w:pPr>
    <w:r>
      <w:rPr>
        <w:rStyle w:val="PageNumber"/>
      </w:rPr>
      <w:fldChar w:fldCharType="begin"/>
    </w:r>
    <w:r>
      <w:rPr>
        <w:rStyle w:val="PageNumber"/>
      </w:rPr>
      <w:instrText xml:space="preserve">PAGE  </w:instrText>
    </w:r>
    <w:r>
      <w:rPr>
        <w:rStyle w:val="PageNumber"/>
      </w:rPr>
      <w:fldChar w:fldCharType="end"/>
    </w:r>
  </w:p>
  <w:p w14:paraId="1EBF02E7" w14:textId="77777777" w:rsidR="001E491B" w:rsidRDefault="001E491B" w:rsidP="00CF607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068DDC" w14:textId="29154E5A" w:rsidR="001E491B" w:rsidRDefault="001E491B" w:rsidP="00CF607A">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67F178" w14:textId="77777777" w:rsidR="00614195" w:rsidRDefault="00614195" w:rsidP="00855ED0">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354E8">
      <w:rPr>
        <w:rStyle w:val="PageNumber"/>
        <w:noProof/>
      </w:rPr>
      <w:t>1</w:t>
    </w:r>
    <w:r>
      <w:rPr>
        <w:rStyle w:val="PageNumber"/>
      </w:rPr>
      <w:fldChar w:fldCharType="end"/>
    </w:r>
  </w:p>
  <w:p w14:paraId="08A75FF7" w14:textId="77777777" w:rsidR="00614195" w:rsidRDefault="00614195" w:rsidP="00CF607A">
    <w:pPr>
      <w:pStyle w:val="Footer"/>
      <w:ind w:right="360"/>
    </w:pPr>
    <w:r>
      <w:t>Professional Master of Science and Technology | The University of Utah</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9BDEC6" w14:textId="77777777" w:rsidR="009008AB" w:rsidRDefault="009008AB" w:rsidP="001A14BE">
      <w:r>
        <w:separator/>
      </w:r>
    </w:p>
  </w:footnote>
  <w:footnote w:type="continuationSeparator" w:id="0">
    <w:p w14:paraId="5DCFF42B" w14:textId="77777777" w:rsidR="009008AB" w:rsidRDefault="009008AB" w:rsidP="001A14B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3C638D"/>
    <w:multiLevelType w:val="hybridMultilevel"/>
    <w:tmpl w:val="D69EF35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48702CD8"/>
    <w:multiLevelType w:val="hybridMultilevel"/>
    <w:tmpl w:val="1994C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FBE5ED8"/>
    <w:multiLevelType w:val="multilevel"/>
    <w:tmpl w:val="0409001D"/>
    <w:styleLink w:val="dot-dashoutline"/>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lowerRoman"/>
      <w:lvlText w:val="%3)"/>
      <w:lvlJc w:val="left"/>
      <w:pPr>
        <w:ind w:left="1080" w:hanging="360"/>
      </w:pPr>
    </w:lvl>
    <w:lvl w:ilvl="3">
      <w:start w:val="1"/>
      <w:numFmt w:val="lowerLetter"/>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1507552133">
    <w:abstractNumId w:val="2"/>
  </w:num>
  <w:num w:numId="2" w16cid:durableId="449399514">
    <w:abstractNumId w:val="0"/>
  </w:num>
  <w:num w:numId="3" w16cid:durableId="101661196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pencer Smith">
    <w15:presenceInfo w15:providerId="Windows Live" w15:userId="5a7a3a8330de458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7F0F"/>
    <w:rsid w:val="00004650"/>
    <w:rsid w:val="0001140B"/>
    <w:rsid w:val="000115FD"/>
    <w:rsid w:val="00016A08"/>
    <w:rsid w:val="00065E2B"/>
    <w:rsid w:val="000727C7"/>
    <w:rsid w:val="000E30B4"/>
    <w:rsid w:val="000E79EC"/>
    <w:rsid w:val="000F00D3"/>
    <w:rsid w:val="00123922"/>
    <w:rsid w:val="00124667"/>
    <w:rsid w:val="0013166C"/>
    <w:rsid w:val="00135E7F"/>
    <w:rsid w:val="001468CC"/>
    <w:rsid w:val="00155F20"/>
    <w:rsid w:val="001702DE"/>
    <w:rsid w:val="00194F33"/>
    <w:rsid w:val="001A14BE"/>
    <w:rsid w:val="001A746A"/>
    <w:rsid w:val="001A7499"/>
    <w:rsid w:val="001B548E"/>
    <w:rsid w:val="001C3AC9"/>
    <w:rsid w:val="001E491B"/>
    <w:rsid w:val="001F24F9"/>
    <w:rsid w:val="00211CAD"/>
    <w:rsid w:val="002215C1"/>
    <w:rsid w:val="00231A28"/>
    <w:rsid w:val="00250880"/>
    <w:rsid w:val="00263B70"/>
    <w:rsid w:val="00267405"/>
    <w:rsid w:val="0029573B"/>
    <w:rsid w:val="002B16DD"/>
    <w:rsid w:val="002B4E5F"/>
    <w:rsid w:val="002D1CC7"/>
    <w:rsid w:val="002D21CE"/>
    <w:rsid w:val="00311BB4"/>
    <w:rsid w:val="003152F0"/>
    <w:rsid w:val="00315560"/>
    <w:rsid w:val="0032282E"/>
    <w:rsid w:val="00347620"/>
    <w:rsid w:val="00353D97"/>
    <w:rsid w:val="00386648"/>
    <w:rsid w:val="00387FB7"/>
    <w:rsid w:val="003B03C5"/>
    <w:rsid w:val="003C634F"/>
    <w:rsid w:val="003D7267"/>
    <w:rsid w:val="003F719B"/>
    <w:rsid w:val="00444B34"/>
    <w:rsid w:val="00452B9A"/>
    <w:rsid w:val="004655D1"/>
    <w:rsid w:val="00474906"/>
    <w:rsid w:val="004824F1"/>
    <w:rsid w:val="004842D8"/>
    <w:rsid w:val="00493C88"/>
    <w:rsid w:val="004A6E5E"/>
    <w:rsid w:val="004C4A07"/>
    <w:rsid w:val="005128B5"/>
    <w:rsid w:val="0051391E"/>
    <w:rsid w:val="00531A6D"/>
    <w:rsid w:val="0053576E"/>
    <w:rsid w:val="00550170"/>
    <w:rsid w:val="00561836"/>
    <w:rsid w:val="0057514E"/>
    <w:rsid w:val="00587FB6"/>
    <w:rsid w:val="005A7898"/>
    <w:rsid w:val="005E74C7"/>
    <w:rsid w:val="005F0868"/>
    <w:rsid w:val="005F252B"/>
    <w:rsid w:val="006108FA"/>
    <w:rsid w:val="00614195"/>
    <w:rsid w:val="0061440A"/>
    <w:rsid w:val="00633452"/>
    <w:rsid w:val="00637510"/>
    <w:rsid w:val="00643755"/>
    <w:rsid w:val="0064448D"/>
    <w:rsid w:val="0064639B"/>
    <w:rsid w:val="0065203C"/>
    <w:rsid w:val="00657CE7"/>
    <w:rsid w:val="00663E24"/>
    <w:rsid w:val="00666583"/>
    <w:rsid w:val="006676B9"/>
    <w:rsid w:val="00682939"/>
    <w:rsid w:val="006C3219"/>
    <w:rsid w:val="006D0B2C"/>
    <w:rsid w:val="006D3E67"/>
    <w:rsid w:val="006E6C5D"/>
    <w:rsid w:val="006E7733"/>
    <w:rsid w:val="00750151"/>
    <w:rsid w:val="00784128"/>
    <w:rsid w:val="00786624"/>
    <w:rsid w:val="007A3C3B"/>
    <w:rsid w:val="007A56F5"/>
    <w:rsid w:val="007A71D5"/>
    <w:rsid w:val="007D11DF"/>
    <w:rsid w:val="007E3B40"/>
    <w:rsid w:val="007E42CE"/>
    <w:rsid w:val="007F432B"/>
    <w:rsid w:val="007F77D6"/>
    <w:rsid w:val="00812E62"/>
    <w:rsid w:val="00813613"/>
    <w:rsid w:val="00826162"/>
    <w:rsid w:val="00827A50"/>
    <w:rsid w:val="00836708"/>
    <w:rsid w:val="00883443"/>
    <w:rsid w:val="008C6E15"/>
    <w:rsid w:val="008F0F15"/>
    <w:rsid w:val="008F39B9"/>
    <w:rsid w:val="009008AB"/>
    <w:rsid w:val="009016DA"/>
    <w:rsid w:val="00903E97"/>
    <w:rsid w:val="00906190"/>
    <w:rsid w:val="009123FD"/>
    <w:rsid w:val="009152CA"/>
    <w:rsid w:val="00915DE5"/>
    <w:rsid w:val="00921341"/>
    <w:rsid w:val="0092386D"/>
    <w:rsid w:val="00963815"/>
    <w:rsid w:val="00990C8E"/>
    <w:rsid w:val="009B18E4"/>
    <w:rsid w:val="009B5BB1"/>
    <w:rsid w:val="009C135F"/>
    <w:rsid w:val="00A31B3B"/>
    <w:rsid w:val="00A45409"/>
    <w:rsid w:val="00A65A80"/>
    <w:rsid w:val="00A73564"/>
    <w:rsid w:val="00A9646A"/>
    <w:rsid w:val="00AA09B9"/>
    <w:rsid w:val="00AA77FF"/>
    <w:rsid w:val="00AB5B0B"/>
    <w:rsid w:val="00AC6A1B"/>
    <w:rsid w:val="00AE1EDC"/>
    <w:rsid w:val="00AE2062"/>
    <w:rsid w:val="00AF6133"/>
    <w:rsid w:val="00B0073C"/>
    <w:rsid w:val="00B301A7"/>
    <w:rsid w:val="00B43F7A"/>
    <w:rsid w:val="00B5306C"/>
    <w:rsid w:val="00B71270"/>
    <w:rsid w:val="00B7677B"/>
    <w:rsid w:val="00BB6326"/>
    <w:rsid w:val="00BC101B"/>
    <w:rsid w:val="00BD2573"/>
    <w:rsid w:val="00BD26F0"/>
    <w:rsid w:val="00C06847"/>
    <w:rsid w:val="00C21A97"/>
    <w:rsid w:val="00C35094"/>
    <w:rsid w:val="00C43B83"/>
    <w:rsid w:val="00C44D7C"/>
    <w:rsid w:val="00C568C6"/>
    <w:rsid w:val="00C60A09"/>
    <w:rsid w:val="00C85BB0"/>
    <w:rsid w:val="00C95F9A"/>
    <w:rsid w:val="00CA435D"/>
    <w:rsid w:val="00CB5572"/>
    <w:rsid w:val="00CC1294"/>
    <w:rsid w:val="00CE1138"/>
    <w:rsid w:val="00CF607A"/>
    <w:rsid w:val="00D008BE"/>
    <w:rsid w:val="00D365A0"/>
    <w:rsid w:val="00D57B65"/>
    <w:rsid w:val="00D72075"/>
    <w:rsid w:val="00D8761C"/>
    <w:rsid w:val="00D942E1"/>
    <w:rsid w:val="00D94F4D"/>
    <w:rsid w:val="00D97F0F"/>
    <w:rsid w:val="00DB3A22"/>
    <w:rsid w:val="00DC14D6"/>
    <w:rsid w:val="00DC6B2C"/>
    <w:rsid w:val="00DD4557"/>
    <w:rsid w:val="00DD7104"/>
    <w:rsid w:val="00DF6B5D"/>
    <w:rsid w:val="00E00C9A"/>
    <w:rsid w:val="00E066CE"/>
    <w:rsid w:val="00E2421E"/>
    <w:rsid w:val="00E27A5F"/>
    <w:rsid w:val="00E354E8"/>
    <w:rsid w:val="00E52EC2"/>
    <w:rsid w:val="00E86D97"/>
    <w:rsid w:val="00E90B2D"/>
    <w:rsid w:val="00EC12EA"/>
    <w:rsid w:val="00EC2EC7"/>
    <w:rsid w:val="00ED2B17"/>
    <w:rsid w:val="00ED57CA"/>
    <w:rsid w:val="00EE57E2"/>
    <w:rsid w:val="00EE7310"/>
    <w:rsid w:val="00F00012"/>
    <w:rsid w:val="00F20B53"/>
    <w:rsid w:val="00F339B4"/>
    <w:rsid w:val="00F37362"/>
    <w:rsid w:val="00F75C4C"/>
    <w:rsid w:val="00FA5FC7"/>
    <w:rsid w:val="00FC25D0"/>
    <w:rsid w:val="00FC5732"/>
    <w:rsid w:val="00FE167E"/>
    <w:rsid w:val="00FE5AF4"/>
    <w:rsid w:val="00FF17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1ACF0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9573B"/>
    <w:pPr>
      <w:keepNext/>
      <w:keepLines/>
      <w:spacing w:before="240"/>
      <w:outlineLvl w:val="0"/>
    </w:pPr>
    <w:rPr>
      <w:rFonts w:asciiTheme="majorHAnsi" w:eastAsiaTheme="majorEastAsia" w:hAnsiTheme="majorHAnsi" w:cstheme="majorBidi"/>
      <w:caps/>
      <w:color w:val="2F5496" w:themeColor="accent1" w:themeShade="BF"/>
      <w:sz w:val="32"/>
      <w:szCs w:val="32"/>
    </w:rPr>
  </w:style>
  <w:style w:type="paragraph" w:styleId="Heading2">
    <w:name w:val="heading 2"/>
    <w:basedOn w:val="Normal"/>
    <w:next w:val="Normal"/>
    <w:link w:val="Heading2Char"/>
    <w:uiPriority w:val="9"/>
    <w:unhideWhenUsed/>
    <w:qFormat/>
    <w:rsid w:val="0029573B"/>
    <w:pPr>
      <w:keepNext/>
      <w:keepLines/>
      <w:spacing w:before="40"/>
      <w:outlineLvl w:val="1"/>
    </w:pPr>
    <w:rPr>
      <w:rFonts w:asciiTheme="majorHAnsi" w:eastAsiaTheme="majorEastAsia" w:hAnsiTheme="majorHAnsi" w:cstheme="majorBidi"/>
      <w:smallCaps/>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dot-dashoutline">
    <w:name w:val="dot-dash outline"/>
    <w:uiPriority w:val="99"/>
    <w:rsid w:val="00B301A7"/>
    <w:pPr>
      <w:numPr>
        <w:numId w:val="1"/>
      </w:numPr>
    </w:pPr>
  </w:style>
  <w:style w:type="paragraph" w:styleId="Title">
    <w:name w:val="Title"/>
    <w:basedOn w:val="Normal"/>
    <w:next w:val="Normal"/>
    <w:link w:val="TitleChar"/>
    <w:uiPriority w:val="10"/>
    <w:qFormat/>
    <w:rsid w:val="00D97F0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97F0F"/>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9573B"/>
    <w:rPr>
      <w:rFonts w:asciiTheme="majorHAnsi" w:eastAsiaTheme="majorEastAsia" w:hAnsiTheme="majorHAnsi" w:cstheme="majorBidi"/>
      <w:caps/>
      <w:color w:val="2F5496" w:themeColor="accent1" w:themeShade="BF"/>
      <w:sz w:val="32"/>
      <w:szCs w:val="32"/>
    </w:rPr>
  </w:style>
  <w:style w:type="character" w:customStyle="1" w:styleId="Heading2Char">
    <w:name w:val="Heading 2 Char"/>
    <w:basedOn w:val="DefaultParagraphFont"/>
    <w:link w:val="Heading2"/>
    <w:uiPriority w:val="9"/>
    <w:rsid w:val="0029573B"/>
    <w:rPr>
      <w:rFonts w:asciiTheme="majorHAnsi" w:eastAsiaTheme="majorEastAsia" w:hAnsiTheme="majorHAnsi" w:cstheme="majorBidi"/>
      <w:smallCaps/>
      <w:color w:val="2F5496" w:themeColor="accent1" w:themeShade="BF"/>
      <w:sz w:val="26"/>
      <w:szCs w:val="26"/>
    </w:rPr>
  </w:style>
  <w:style w:type="paragraph" w:styleId="TOCHeading">
    <w:name w:val="TOC Heading"/>
    <w:basedOn w:val="Heading1"/>
    <w:next w:val="Normal"/>
    <w:uiPriority w:val="39"/>
    <w:unhideWhenUsed/>
    <w:qFormat/>
    <w:rsid w:val="001A14BE"/>
    <w:pPr>
      <w:spacing w:before="480" w:line="276" w:lineRule="auto"/>
      <w:outlineLvl w:val="9"/>
    </w:pPr>
    <w:rPr>
      <w:b/>
      <w:bCs/>
      <w:sz w:val="28"/>
      <w:szCs w:val="28"/>
    </w:rPr>
  </w:style>
  <w:style w:type="paragraph" w:styleId="TOC1">
    <w:name w:val="toc 1"/>
    <w:basedOn w:val="Normal"/>
    <w:next w:val="Normal"/>
    <w:autoRedefine/>
    <w:uiPriority w:val="39"/>
    <w:unhideWhenUsed/>
    <w:rsid w:val="001A14BE"/>
    <w:pPr>
      <w:spacing w:before="120"/>
    </w:pPr>
    <w:rPr>
      <w:b/>
      <w:bCs/>
    </w:rPr>
  </w:style>
  <w:style w:type="paragraph" w:styleId="TOC2">
    <w:name w:val="toc 2"/>
    <w:basedOn w:val="Normal"/>
    <w:next w:val="Normal"/>
    <w:autoRedefine/>
    <w:uiPriority w:val="39"/>
    <w:unhideWhenUsed/>
    <w:rsid w:val="001A14BE"/>
    <w:pPr>
      <w:ind w:left="240"/>
    </w:pPr>
    <w:rPr>
      <w:b/>
      <w:bCs/>
      <w:sz w:val="22"/>
      <w:szCs w:val="22"/>
    </w:rPr>
  </w:style>
  <w:style w:type="character" w:styleId="Hyperlink">
    <w:name w:val="Hyperlink"/>
    <w:basedOn w:val="DefaultParagraphFont"/>
    <w:uiPriority w:val="99"/>
    <w:unhideWhenUsed/>
    <w:rsid w:val="001A14BE"/>
    <w:rPr>
      <w:color w:val="0563C1" w:themeColor="hyperlink"/>
      <w:u w:val="single"/>
    </w:rPr>
  </w:style>
  <w:style w:type="paragraph" w:styleId="TOC3">
    <w:name w:val="toc 3"/>
    <w:basedOn w:val="Normal"/>
    <w:next w:val="Normal"/>
    <w:autoRedefine/>
    <w:uiPriority w:val="39"/>
    <w:semiHidden/>
    <w:unhideWhenUsed/>
    <w:rsid w:val="001A14BE"/>
    <w:pPr>
      <w:ind w:left="480"/>
    </w:pPr>
    <w:rPr>
      <w:sz w:val="22"/>
      <w:szCs w:val="22"/>
    </w:rPr>
  </w:style>
  <w:style w:type="paragraph" w:styleId="TOC4">
    <w:name w:val="toc 4"/>
    <w:basedOn w:val="Normal"/>
    <w:next w:val="Normal"/>
    <w:autoRedefine/>
    <w:uiPriority w:val="39"/>
    <w:semiHidden/>
    <w:unhideWhenUsed/>
    <w:rsid w:val="001A14BE"/>
    <w:pPr>
      <w:ind w:left="720"/>
    </w:pPr>
    <w:rPr>
      <w:sz w:val="20"/>
      <w:szCs w:val="20"/>
    </w:rPr>
  </w:style>
  <w:style w:type="paragraph" w:styleId="TOC5">
    <w:name w:val="toc 5"/>
    <w:basedOn w:val="Normal"/>
    <w:next w:val="Normal"/>
    <w:autoRedefine/>
    <w:uiPriority w:val="39"/>
    <w:semiHidden/>
    <w:unhideWhenUsed/>
    <w:rsid w:val="001A14BE"/>
    <w:pPr>
      <w:ind w:left="960"/>
    </w:pPr>
    <w:rPr>
      <w:sz w:val="20"/>
      <w:szCs w:val="20"/>
    </w:rPr>
  </w:style>
  <w:style w:type="paragraph" w:styleId="TOC6">
    <w:name w:val="toc 6"/>
    <w:basedOn w:val="Normal"/>
    <w:next w:val="Normal"/>
    <w:autoRedefine/>
    <w:uiPriority w:val="39"/>
    <w:semiHidden/>
    <w:unhideWhenUsed/>
    <w:rsid w:val="001A14BE"/>
    <w:pPr>
      <w:ind w:left="1200"/>
    </w:pPr>
    <w:rPr>
      <w:sz w:val="20"/>
      <w:szCs w:val="20"/>
    </w:rPr>
  </w:style>
  <w:style w:type="paragraph" w:styleId="TOC7">
    <w:name w:val="toc 7"/>
    <w:basedOn w:val="Normal"/>
    <w:next w:val="Normal"/>
    <w:autoRedefine/>
    <w:uiPriority w:val="39"/>
    <w:semiHidden/>
    <w:unhideWhenUsed/>
    <w:rsid w:val="001A14BE"/>
    <w:pPr>
      <w:ind w:left="1440"/>
    </w:pPr>
    <w:rPr>
      <w:sz w:val="20"/>
      <w:szCs w:val="20"/>
    </w:rPr>
  </w:style>
  <w:style w:type="paragraph" w:styleId="TOC8">
    <w:name w:val="toc 8"/>
    <w:basedOn w:val="Normal"/>
    <w:next w:val="Normal"/>
    <w:autoRedefine/>
    <w:uiPriority w:val="39"/>
    <w:semiHidden/>
    <w:unhideWhenUsed/>
    <w:rsid w:val="001A14BE"/>
    <w:pPr>
      <w:ind w:left="1680"/>
    </w:pPr>
    <w:rPr>
      <w:sz w:val="20"/>
      <w:szCs w:val="20"/>
    </w:rPr>
  </w:style>
  <w:style w:type="paragraph" w:styleId="TOC9">
    <w:name w:val="toc 9"/>
    <w:basedOn w:val="Normal"/>
    <w:next w:val="Normal"/>
    <w:autoRedefine/>
    <w:uiPriority w:val="39"/>
    <w:semiHidden/>
    <w:unhideWhenUsed/>
    <w:rsid w:val="001A14BE"/>
    <w:pPr>
      <w:ind w:left="1920"/>
    </w:pPr>
    <w:rPr>
      <w:sz w:val="20"/>
      <w:szCs w:val="20"/>
    </w:rPr>
  </w:style>
  <w:style w:type="paragraph" w:styleId="Header">
    <w:name w:val="header"/>
    <w:basedOn w:val="Normal"/>
    <w:link w:val="HeaderChar"/>
    <w:uiPriority w:val="99"/>
    <w:unhideWhenUsed/>
    <w:rsid w:val="001A14BE"/>
    <w:pPr>
      <w:tabs>
        <w:tab w:val="center" w:pos="4680"/>
        <w:tab w:val="right" w:pos="9360"/>
      </w:tabs>
    </w:pPr>
  </w:style>
  <w:style w:type="character" w:customStyle="1" w:styleId="HeaderChar">
    <w:name w:val="Header Char"/>
    <w:basedOn w:val="DefaultParagraphFont"/>
    <w:link w:val="Header"/>
    <w:uiPriority w:val="99"/>
    <w:rsid w:val="001A14BE"/>
  </w:style>
  <w:style w:type="paragraph" w:styleId="Footer">
    <w:name w:val="footer"/>
    <w:basedOn w:val="Normal"/>
    <w:link w:val="FooterChar"/>
    <w:uiPriority w:val="99"/>
    <w:unhideWhenUsed/>
    <w:rsid w:val="001A14BE"/>
    <w:pPr>
      <w:tabs>
        <w:tab w:val="center" w:pos="4680"/>
        <w:tab w:val="right" w:pos="9360"/>
      </w:tabs>
    </w:pPr>
  </w:style>
  <w:style w:type="character" w:customStyle="1" w:styleId="FooterChar">
    <w:name w:val="Footer Char"/>
    <w:basedOn w:val="DefaultParagraphFont"/>
    <w:link w:val="Footer"/>
    <w:uiPriority w:val="99"/>
    <w:rsid w:val="001A14BE"/>
  </w:style>
  <w:style w:type="paragraph" w:styleId="EndnoteText">
    <w:name w:val="endnote text"/>
    <w:basedOn w:val="Normal"/>
    <w:link w:val="EndnoteTextChar"/>
    <w:uiPriority w:val="99"/>
    <w:unhideWhenUsed/>
    <w:rsid w:val="004824F1"/>
  </w:style>
  <w:style w:type="character" w:customStyle="1" w:styleId="EndnoteTextChar">
    <w:name w:val="Endnote Text Char"/>
    <w:basedOn w:val="DefaultParagraphFont"/>
    <w:link w:val="EndnoteText"/>
    <w:uiPriority w:val="99"/>
    <w:rsid w:val="004824F1"/>
  </w:style>
  <w:style w:type="character" w:styleId="EndnoteReference">
    <w:name w:val="endnote reference"/>
    <w:basedOn w:val="DefaultParagraphFont"/>
    <w:uiPriority w:val="99"/>
    <w:unhideWhenUsed/>
    <w:rsid w:val="004824F1"/>
    <w:rPr>
      <w:vertAlign w:val="superscript"/>
    </w:rPr>
  </w:style>
  <w:style w:type="character" w:styleId="PageNumber">
    <w:name w:val="page number"/>
    <w:basedOn w:val="DefaultParagraphFont"/>
    <w:uiPriority w:val="99"/>
    <w:semiHidden/>
    <w:unhideWhenUsed/>
    <w:rsid w:val="00CF607A"/>
  </w:style>
  <w:style w:type="paragraph" w:styleId="BalloonText">
    <w:name w:val="Balloon Text"/>
    <w:basedOn w:val="Normal"/>
    <w:link w:val="BalloonTextChar"/>
    <w:uiPriority w:val="99"/>
    <w:semiHidden/>
    <w:unhideWhenUsed/>
    <w:rsid w:val="00E354E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354E8"/>
    <w:rPr>
      <w:rFonts w:ascii="Times New Roman" w:hAnsi="Times New Roman" w:cs="Times New Roman"/>
      <w:sz w:val="18"/>
      <w:szCs w:val="18"/>
    </w:rPr>
  </w:style>
  <w:style w:type="paragraph" w:styleId="ListParagraph">
    <w:name w:val="List Paragraph"/>
    <w:basedOn w:val="Normal"/>
    <w:uiPriority w:val="34"/>
    <w:qFormat/>
    <w:rsid w:val="00D365A0"/>
    <w:pPr>
      <w:ind w:left="720"/>
      <w:contextualSpacing/>
    </w:pPr>
  </w:style>
  <w:style w:type="character" w:styleId="CommentReference">
    <w:name w:val="annotation reference"/>
    <w:basedOn w:val="DefaultParagraphFont"/>
    <w:uiPriority w:val="99"/>
    <w:semiHidden/>
    <w:unhideWhenUsed/>
    <w:rsid w:val="0064639B"/>
    <w:rPr>
      <w:sz w:val="16"/>
      <w:szCs w:val="16"/>
    </w:rPr>
  </w:style>
  <w:style w:type="paragraph" w:styleId="CommentText">
    <w:name w:val="annotation text"/>
    <w:basedOn w:val="Normal"/>
    <w:link w:val="CommentTextChar"/>
    <w:uiPriority w:val="99"/>
    <w:semiHidden/>
    <w:unhideWhenUsed/>
    <w:rsid w:val="0064639B"/>
    <w:rPr>
      <w:sz w:val="20"/>
      <w:szCs w:val="20"/>
    </w:rPr>
  </w:style>
  <w:style w:type="character" w:customStyle="1" w:styleId="CommentTextChar">
    <w:name w:val="Comment Text Char"/>
    <w:basedOn w:val="DefaultParagraphFont"/>
    <w:link w:val="CommentText"/>
    <w:uiPriority w:val="99"/>
    <w:semiHidden/>
    <w:rsid w:val="0064639B"/>
    <w:rPr>
      <w:sz w:val="20"/>
      <w:szCs w:val="20"/>
    </w:rPr>
  </w:style>
  <w:style w:type="paragraph" w:styleId="CommentSubject">
    <w:name w:val="annotation subject"/>
    <w:basedOn w:val="CommentText"/>
    <w:next w:val="CommentText"/>
    <w:link w:val="CommentSubjectChar"/>
    <w:uiPriority w:val="99"/>
    <w:semiHidden/>
    <w:unhideWhenUsed/>
    <w:rsid w:val="0064639B"/>
    <w:rPr>
      <w:b/>
      <w:bCs/>
    </w:rPr>
  </w:style>
  <w:style w:type="character" w:customStyle="1" w:styleId="CommentSubjectChar">
    <w:name w:val="Comment Subject Char"/>
    <w:basedOn w:val="CommentTextChar"/>
    <w:link w:val="CommentSubject"/>
    <w:uiPriority w:val="99"/>
    <w:semiHidden/>
    <w:rsid w:val="0064639B"/>
    <w:rPr>
      <w:b/>
      <w:bCs/>
      <w:sz w:val="20"/>
      <w:szCs w:val="20"/>
    </w:rPr>
  </w:style>
  <w:style w:type="table" w:styleId="TableGrid">
    <w:name w:val="Table Grid"/>
    <w:basedOn w:val="TableNormal"/>
    <w:uiPriority w:val="39"/>
    <w:rsid w:val="000F00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0F00D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FollowedHyperlink">
    <w:name w:val="FollowedHyperlink"/>
    <w:basedOn w:val="DefaultParagraphFont"/>
    <w:uiPriority w:val="99"/>
    <w:semiHidden/>
    <w:unhideWhenUsed/>
    <w:rsid w:val="00657CE7"/>
    <w:rPr>
      <w:color w:val="954F72" w:themeColor="followedHyperlink"/>
      <w:u w:val="single"/>
    </w:rPr>
  </w:style>
  <w:style w:type="character" w:styleId="UnresolvedMention">
    <w:name w:val="Unresolved Mention"/>
    <w:basedOn w:val="DefaultParagraphFont"/>
    <w:uiPriority w:val="99"/>
    <w:rsid w:val="00C60A09"/>
    <w:rPr>
      <w:color w:val="605E5C"/>
      <w:shd w:val="clear" w:color="auto" w:fill="E1DFDD"/>
    </w:rPr>
  </w:style>
  <w:style w:type="paragraph" w:styleId="Revision">
    <w:name w:val="Revision"/>
    <w:hidden/>
    <w:uiPriority w:val="99"/>
    <w:semiHidden/>
    <w:rsid w:val="00016A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435776">
      <w:bodyDiv w:val="1"/>
      <w:marLeft w:val="0"/>
      <w:marRight w:val="0"/>
      <w:marTop w:val="0"/>
      <w:marBottom w:val="0"/>
      <w:divBdr>
        <w:top w:val="none" w:sz="0" w:space="0" w:color="auto"/>
        <w:left w:val="none" w:sz="0" w:space="0" w:color="auto"/>
        <w:bottom w:val="none" w:sz="0" w:space="0" w:color="auto"/>
        <w:right w:val="none" w:sz="0" w:space="0" w:color="auto"/>
      </w:divBdr>
      <w:divsChild>
        <w:div w:id="1202596614">
          <w:marLeft w:val="0"/>
          <w:marRight w:val="0"/>
          <w:marTop w:val="0"/>
          <w:marBottom w:val="0"/>
          <w:divBdr>
            <w:top w:val="none" w:sz="0" w:space="0" w:color="auto"/>
            <w:left w:val="none" w:sz="0" w:space="0" w:color="auto"/>
            <w:bottom w:val="none" w:sz="0" w:space="0" w:color="auto"/>
            <w:right w:val="none" w:sz="0" w:space="0" w:color="auto"/>
          </w:divBdr>
          <w:divsChild>
            <w:div w:id="1832333903">
              <w:marLeft w:val="0"/>
              <w:marRight w:val="0"/>
              <w:marTop w:val="0"/>
              <w:marBottom w:val="0"/>
              <w:divBdr>
                <w:top w:val="none" w:sz="0" w:space="0" w:color="auto"/>
                <w:left w:val="none" w:sz="0" w:space="0" w:color="auto"/>
                <w:bottom w:val="none" w:sz="0" w:space="0" w:color="auto"/>
                <w:right w:val="none" w:sz="0" w:space="0" w:color="auto"/>
              </w:divBdr>
            </w:div>
            <w:div w:id="670839360">
              <w:marLeft w:val="0"/>
              <w:marRight w:val="0"/>
              <w:marTop w:val="0"/>
              <w:marBottom w:val="0"/>
              <w:divBdr>
                <w:top w:val="none" w:sz="0" w:space="0" w:color="auto"/>
                <w:left w:val="none" w:sz="0" w:space="0" w:color="auto"/>
                <w:bottom w:val="none" w:sz="0" w:space="0" w:color="auto"/>
                <w:right w:val="none" w:sz="0" w:space="0" w:color="auto"/>
              </w:divBdr>
            </w:div>
            <w:div w:id="1366099377">
              <w:marLeft w:val="0"/>
              <w:marRight w:val="0"/>
              <w:marTop w:val="0"/>
              <w:marBottom w:val="0"/>
              <w:divBdr>
                <w:top w:val="none" w:sz="0" w:space="0" w:color="auto"/>
                <w:left w:val="none" w:sz="0" w:space="0" w:color="auto"/>
                <w:bottom w:val="none" w:sz="0" w:space="0" w:color="auto"/>
                <w:right w:val="none" w:sz="0" w:space="0" w:color="auto"/>
              </w:divBdr>
            </w:div>
            <w:div w:id="1585263671">
              <w:marLeft w:val="0"/>
              <w:marRight w:val="0"/>
              <w:marTop w:val="0"/>
              <w:marBottom w:val="0"/>
              <w:divBdr>
                <w:top w:val="none" w:sz="0" w:space="0" w:color="auto"/>
                <w:left w:val="none" w:sz="0" w:space="0" w:color="auto"/>
                <w:bottom w:val="none" w:sz="0" w:space="0" w:color="auto"/>
                <w:right w:val="none" w:sz="0" w:space="0" w:color="auto"/>
              </w:divBdr>
            </w:div>
            <w:div w:id="1050037478">
              <w:marLeft w:val="0"/>
              <w:marRight w:val="0"/>
              <w:marTop w:val="0"/>
              <w:marBottom w:val="0"/>
              <w:divBdr>
                <w:top w:val="none" w:sz="0" w:space="0" w:color="auto"/>
                <w:left w:val="none" w:sz="0" w:space="0" w:color="auto"/>
                <w:bottom w:val="none" w:sz="0" w:space="0" w:color="auto"/>
                <w:right w:val="none" w:sz="0" w:space="0" w:color="auto"/>
              </w:divBdr>
            </w:div>
            <w:div w:id="1069032635">
              <w:marLeft w:val="0"/>
              <w:marRight w:val="0"/>
              <w:marTop w:val="0"/>
              <w:marBottom w:val="0"/>
              <w:divBdr>
                <w:top w:val="none" w:sz="0" w:space="0" w:color="auto"/>
                <w:left w:val="none" w:sz="0" w:space="0" w:color="auto"/>
                <w:bottom w:val="none" w:sz="0" w:space="0" w:color="auto"/>
                <w:right w:val="none" w:sz="0" w:space="0" w:color="auto"/>
              </w:divBdr>
            </w:div>
            <w:div w:id="814875245">
              <w:marLeft w:val="0"/>
              <w:marRight w:val="0"/>
              <w:marTop w:val="0"/>
              <w:marBottom w:val="0"/>
              <w:divBdr>
                <w:top w:val="none" w:sz="0" w:space="0" w:color="auto"/>
                <w:left w:val="none" w:sz="0" w:space="0" w:color="auto"/>
                <w:bottom w:val="none" w:sz="0" w:space="0" w:color="auto"/>
                <w:right w:val="none" w:sz="0" w:space="0" w:color="auto"/>
              </w:divBdr>
            </w:div>
            <w:div w:id="382600916">
              <w:marLeft w:val="0"/>
              <w:marRight w:val="0"/>
              <w:marTop w:val="0"/>
              <w:marBottom w:val="0"/>
              <w:divBdr>
                <w:top w:val="none" w:sz="0" w:space="0" w:color="auto"/>
                <w:left w:val="none" w:sz="0" w:space="0" w:color="auto"/>
                <w:bottom w:val="none" w:sz="0" w:space="0" w:color="auto"/>
                <w:right w:val="none" w:sz="0" w:space="0" w:color="auto"/>
              </w:divBdr>
            </w:div>
            <w:div w:id="1898777258">
              <w:marLeft w:val="0"/>
              <w:marRight w:val="0"/>
              <w:marTop w:val="0"/>
              <w:marBottom w:val="0"/>
              <w:divBdr>
                <w:top w:val="none" w:sz="0" w:space="0" w:color="auto"/>
                <w:left w:val="none" w:sz="0" w:space="0" w:color="auto"/>
                <w:bottom w:val="none" w:sz="0" w:space="0" w:color="auto"/>
                <w:right w:val="none" w:sz="0" w:space="0" w:color="auto"/>
              </w:divBdr>
            </w:div>
            <w:div w:id="963003273">
              <w:marLeft w:val="0"/>
              <w:marRight w:val="0"/>
              <w:marTop w:val="0"/>
              <w:marBottom w:val="0"/>
              <w:divBdr>
                <w:top w:val="none" w:sz="0" w:space="0" w:color="auto"/>
                <w:left w:val="none" w:sz="0" w:space="0" w:color="auto"/>
                <w:bottom w:val="none" w:sz="0" w:space="0" w:color="auto"/>
                <w:right w:val="none" w:sz="0" w:space="0" w:color="auto"/>
              </w:divBdr>
            </w:div>
            <w:div w:id="1798601226">
              <w:marLeft w:val="0"/>
              <w:marRight w:val="0"/>
              <w:marTop w:val="0"/>
              <w:marBottom w:val="0"/>
              <w:divBdr>
                <w:top w:val="none" w:sz="0" w:space="0" w:color="auto"/>
                <w:left w:val="none" w:sz="0" w:space="0" w:color="auto"/>
                <w:bottom w:val="none" w:sz="0" w:space="0" w:color="auto"/>
                <w:right w:val="none" w:sz="0" w:space="0" w:color="auto"/>
              </w:divBdr>
            </w:div>
            <w:div w:id="254091893">
              <w:marLeft w:val="0"/>
              <w:marRight w:val="0"/>
              <w:marTop w:val="0"/>
              <w:marBottom w:val="0"/>
              <w:divBdr>
                <w:top w:val="none" w:sz="0" w:space="0" w:color="auto"/>
                <w:left w:val="none" w:sz="0" w:space="0" w:color="auto"/>
                <w:bottom w:val="none" w:sz="0" w:space="0" w:color="auto"/>
                <w:right w:val="none" w:sz="0" w:space="0" w:color="auto"/>
              </w:divBdr>
            </w:div>
            <w:div w:id="2092967410">
              <w:marLeft w:val="0"/>
              <w:marRight w:val="0"/>
              <w:marTop w:val="0"/>
              <w:marBottom w:val="0"/>
              <w:divBdr>
                <w:top w:val="none" w:sz="0" w:space="0" w:color="auto"/>
                <w:left w:val="none" w:sz="0" w:space="0" w:color="auto"/>
                <w:bottom w:val="none" w:sz="0" w:space="0" w:color="auto"/>
                <w:right w:val="none" w:sz="0" w:space="0" w:color="auto"/>
              </w:divBdr>
            </w:div>
            <w:div w:id="1484352131">
              <w:marLeft w:val="0"/>
              <w:marRight w:val="0"/>
              <w:marTop w:val="0"/>
              <w:marBottom w:val="0"/>
              <w:divBdr>
                <w:top w:val="none" w:sz="0" w:space="0" w:color="auto"/>
                <w:left w:val="none" w:sz="0" w:space="0" w:color="auto"/>
                <w:bottom w:val="none" w:sz="0" w:space="0" w:color="auto"/>
                <w:right w:val="none" w:sz="0" w:space="0" w:color="auto"/>
              </w:divBdr>
            </w:div>
            <w:div w:id="1203980758">
              <w:marLeft w:val="0"/>
              <w:marRight w:val="0"/>
              <w:marTop w:val="0"/>
              <w:marBottom w:val="0"/>
              <w:divBdr>
                <w:top w:val="none" w:sz="0" w:space="0" w:color="auto"/>
                <w:left w:val="none" w:sz="0" w:space="0" w:color="auto"/>
                <w:bottom w:val="none" w:sz="0" w:space="0" w:color="auto"/>
                <w:right w:val="none" w:sz="0" w:space="0" w:color="auto"/>
              </w:divBdr>
            </w:div>
            <w:div w:id="1145315069">
              <w:marLeft w:val="0"/>
              <w:marRight w:val="0"/>
              <w:marTop w:val="0"/>
              <w:marBottom w:val="0"/>
              <w:divBdr>
                <w:top w:val="none" w:sz="0" w:space="0" w:color="auto"/>
                <w:left w:val="none" w:sz="0" w:space="0" w:color="auto"/>
                <w:bottom w:val="none" w:sz="0" w:space="0" w:color="auto"/>
                <w:right w:val="none" w:sz="0" w:space="0" w:color="auto"/>
              </w:divBdr>
            </w:div>
            <w:div w:id="1617983883">
              <w:marLeft w:val="0"/>
              <w:marRight w:val="0"/>
              <w:marTop w:val="0"/>
              <w:marBottom w:val="0"/>
              <w:divBdr>
                <w:top w:val="none" w:sz="0" w:space="0" w:color="auto"/>
                <w:left w:val="none" w:sz="0" w:space="0" w:color="auto"/>
                <w:bottom w:val="none" w:sz="0" w:space="0" w:color="auto"/>
                <w:right w:val="none" w:sz="0" w:space="0" w:color="auto"/>
              </w:divBdr>
            </w:div>
            <w:div w:id="2023772819">
              <w:marLeft w:val="0"/>
              <w:marRight w:val="0"/>
              <w:marTop w:val="0"/>
              <w:marBottom w:val="0"/>
              <w:divBdr>
                <w:top w:val="none" w:sz="0" w:space="0" w:color="auto"/>
                <w:left w:val="none" w:sz="0" w:space="0" w:color="auto"/>
                <w:bottom w:val="none" w:sz="0" w:space="0" w:color="auto"/>
                <w:right w:val="none" w:sz="0" w:space="0" w:color="auto"/>
              </w:divBdr>
            </w:div>
            <w:div w:id="35398258">
              <w:marLeft w:val="0"/>
              <w:marRight w:val="0"/>
              <w:marTop w:val="0"/>
              <w:marBottom w:val="0"/>
              <w:divBdr>
                <w:top w:val="none" w:sz="0" w:space="0" w:color="auto"/>
                <w:left w:val="none" w:sz="0" w:space="0" w:color="auto"/>
                <w:bottom w:val="none" w:sz="0" w:space="0" w:color="auto"/>
                <w:right w:val="none" w:sz="0" w:space="0" w:color="auto"/>
              </w:divBdr>
            </w:div>
            <w:div w:id="2142843180">
              <w:marLeft w:val="0"/>
              <w:marRight w:val="0"/>
              <w:marTop w:val="0"/>
              <w:marBottom w:val="0"/>
              <w:divBdr>
                <w:top w:val="none" w:sz="0" w:space="0" w:color="auto"/>
                <w:left w:val="none" w:sz="0" w:space="0" w:color="auto"/>
                <w:bottom w:val="none" w:sz="0" w:space="0" w:color="auto"/>
                <w:right w:val="none" w:sz="0" w:space="0" w:color="auto"/>
              </w:divBdr>
            </w:div>
            <w:div w:id="1880505449">
              <w:marLeft w:val="0"/>
              <w:marRight w:val="0"/>
              <w:marTop w:val="0"/>
              <w:marBottom w:val="0"/>
              <w:divBdr>
                <w:top w:val="none" w:sz="0" w:space="0" w:color="auto"/>
                <w:left w:val="none" w:sz="0" w:space="0" w:color="auto"/>
                <w:bottom w:val="none" w:sz="0" w:space="0" w:color="auto"/>
                <w:right w:val="none" w:sz="0" w:space="0" w:color="auto"/>
              </w:divBdr>
            </w:div>
            <w:div w:id="539391639">
              <w:marLeft w:val="0"/>
              <w:marRight w:val="0"/>
              <w:marTop w:val="0"/>
              <w:marBottom w:val="0"/>
              <w:divBdr>
                <w:top w:val="none" w:sz="0" w:space="0" w:color="auto"/>
                <w:left w:val="none" w:sz="0" w:space="0" w:color="auto"/>
                <w:bottom w:val="none" w:sz="0" w:space="0" w:color="auto"/>
                <w:right w:val="none" w:sz="0" w:space="0" w:color="auto"/>
              </w:divBdr>
            </w:div>
            <w:div w:id="403260655">
              <w:marLeft w:val="0"/>
              <w:marRight w:val="0"/>
              <w:marTop w:val="0"/>
              <w:marBottom w:val="0"/>
              <w:divBdr>
                <w:top w:val="none" w:sz="0" w:space="0" w:color="auto"/>
                <w:left w:val="none" w:sz="0" w:space="0" w:color="auto"/>
                <w:bottom w:val="none" w:sz="0" w:space="0" w:color="auto"/>
                <w:right w:val="none" w:sz="0" w:space="0" w:color="auto"/>
              </w:divBdr>
            </w:div>
            <w:div w:id="861360552">
              <w:marLeft w:val="0"/>
              <w:marRight w:val="0"/>
              <w:marTop w:val="0"/>
              <w:marBottom w:val="0"/>
              <w:divBdr>
                <w:top w:val="none" w:sz="0" w:space="0" w:color="auto"/>
                <w:left w:val="none" w:sz="0" w:space="0" w:color="auto"/>
                <w:bottom w:val="none" w:sz="0" w:space="0" w:color="auto"/>
                <w:right w:val="none" w:sz="0" w:space="0" w:color="auto"/>
              </w:divBdr>
            </w:div>
            <w:div w:id="661130142">
              <w:marLeft w:val="0"/>
              <w:marRight w:val="0"/>
              <w:marTop w:val="0"/>
              <w:marBottom w:val="0"/>
              <w:divBdr>
                <w:top w:val="none" w:sz="0" w:space="0" w:color="auto"/>
                <w:left w:val="none" w:sz="0" w:space="0" w:color="auto"/>
                <w:bottom w:val="none" w:sz="0" w:space="0" w:color="auto"/>
                <w:right w:val="none" w:sz="0" w:space="0" w:color="auto"/>
              </w:divBdr>
            </w:div>
            <w:div w:id="746656075">
              <w:marLeft w:val="0"/>
              <w:marRight w:val="0"/>
              <w:marTop w:val="0"/>
              <w:marBottom w:val="0"/>
              <w:divBdr>
                <w:top w:val="none" w:sz="0" w:space="0" w:color="auto"/>
                <w:left w:val="none" w:sz="0" w:space="0" w:color="auto"/>
                <w:bottom w:val="none" w:sz="0" w:space="0" w:color="auto"/>
                <w:right w:val="none" w:sz="0" w:space="0" w:color="auto"/>
              </w:divBdr>
            </w:div>
            <w:div w:id="2057310007">
              <w:marLeft w:val="0"/>
              <w:marRight w:val="0"/>
              <w:marTop w:val="0"/>
              <w:marBottom w:val="0"/>
              <w:divBdr>
                <w:top w:val="none" w:sz="0" w:space="0" w:color="auto"/>
                <w:left w:val="none" w:sz="0" w:space="0" w:color="auto"/>
                <w:bottom w:val="none" w:sz="0" w:space="0" w:color="auto"/>
                <w:right w:val="none" w:sz="0" w:space="0" w:color="auto"/>
              </w:divBdr>
            </w:div>
            <w:div w:id="1182668630">
              <w:marLeft w:val="0"/>
              <w:marRight w:val="0"/>
              <w:marTop w:val="0"/>
              <w:marBottom w:val="0"/>
              <w:divBdr>
                <w:top w:val="none" w:sz="0" w:space="0" w:color="auto"/>
                <w:left w:val="none" w:sz="0" w:space="0" w:color="auto"/>
                <w:bottom w:val="none" w:sz="0" w:space="0" w:color="auto"/>
                <w:right w:val="none" w:sz="0" w:space="0" w:color="auto"/>
              </w:divBdr>
            </w:div>
            <w:div w:id="1061517632">
              <w:marLeft w:val="0"/>
              <w:marRight w:val="0"/>
              <w:marTop w:val="0"/>
              <w:marBottom w:val="0"/>
              <w:divBdr>
                <w:top w:val="none" w:sz="0" w:space="0" w:color="auto"/>
                <w:left w:val="none" w:sz="0" w:space="0" w:color="auto"/>
                <w:bottom w:val="none" w:sz="0" w:space="0" w:color="auto"/>
                <w:right w:val="none" w:sz="0" w:space="0" w:color="auto"/>
              </w:divBdr>
            </w:div>
            <w:div w:id="1024863941">
              <w:marLeft w:val="0"/>
              <w:marRight w:val="0"/>
              <w:marTop w:val="0"/>
              <w:marBottom w:val="0"/>
              <w:divBdr>
                <w:top w:val="none" w:sz="0" w:space="0" w:color="auto"/>
                <w:left w:val="none" w:sz="0" w:space="0" w:color="auto"/>
                <w:bottom w:val="none" w:sz="0" w:space="0" w:color="auto"/>
                <w:right w:val="none" w:sz="0" w:space="0" w:color="auto"/>
              </w:divBdr>
            </w:div>
            <w:div w:id="1520656571">
              <w:marLeft w:val="0"/>
              <w:marRight w:val="0"/>
              <w:marTop w:val="0"/>
              <w:marBottom w:val="0"/>
              <w:divBdr>
                <w:top w:val="none" w:sz="0" w:space="0" w:color="auto"/>
                <w:left w:val="none" w:sz="0" w:space="0" w:color="auto"/>
                <w:bottom w:val="none" w:sz="0" w:space="0" w:color="auto"/>
                <w:right w:val="none" w:sz="0" w:space="0" w:color="auto"/>
              </w:divBdr>
            </w:div>
            <w:div w:id="472213055">
              <w:marLeft w:val="0"/>
              <w:marRight w:val="0"/>
              <w:marTop w:val="0"/>
              <w:marBottom w:val="0"/>
              <w:divBdr>
                <w:top w:val="none" w:sz="0" w:space="0" w:color="auto"/>
                <w:left w:val="none" w:sz="0" w:space="0" w:color="auto"/>
                <w:bottom w:val="none" w:sz="0" w:space="0" w:color="auto"/>
                <w:right w:val="none" w:sz="0" w:space="0" w:color="auto"/>
              </w:divBdr>
            </w:div>
            <w:div w:id="75925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66364">
      <w:bodyDiv w:val="1"/>
      <w:marLeft w:val="0"/>
      <w:marRight w:val="0"/>
      <w:marTop w:val="0"/>
      <w:marBottom w:val="0"/>
      <w:divBdr>
        <w:top w:val="none" w:sz="0" w:space="0" w:color="auto"/>
        <w:left w:val="none" w:sz="0" w:space="0" w:color="auto"/>
        <w:bottom w:val="none" w:sz="0" w:space="0" w:color="auto"/>
        <w:right w:val="none" w:sz="0" w:space="0" w:color="auto"/>
      </w:divBdr>
      <w:divsChild>
        <w:div w:id="1387872414">
          <w:marLeft w:val="480"/>
          <w:marRight w:val="0"/>
          <w:marTop w:val="0"/>
          <w:marBottom w:val="0"/>
          <w:divBdr>
            <w:top w:val="none" w:sz="0" w:space="0" w:color="auto"/>
            <w:left w:val="none" w:sz="0" w:space="0" w:color="auto"/>
            <w:bottom w:val="none" w:sz="0" w:space="0" w:color="auto"/>
            <w:right w:val="none" w:sz="0" w:space="0" w:color="auto"/>
          </w:divBdr>
          <w:divsChild>
            <w:div w:id="151102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97073">
      <w:bodyDiv w:val="1"/>
      <w:marLeft w:val="0"/>
      <w:marRight w:val="0"/>
      <w:marTop w:val="0"/>
      <w:marBottom w:val="0"/>
      <w:divBdr>
        <w:top w:val="none" w:sz="0" w:space="0" w:color="auto"/>
        <w:left w:val="none" w:sz="0" w:space="0" w:color="auto"/>
        <w:bottom w:val="none" w:sz="0" w:space="0" w:color="auto"/>
        <w:right w:val="none" w:sz="0" w:space="0" w:color="auto"/>
      </w:divBdr>
      <w:divsChild>
        <w:div w:id="471602721">
          <w:marLeft w:val="0"/>
          <w:marRight w:val="0"/>
          <w:marTop w:val="0"/>
          <w:marBottom w:val="0"/>
          <w:divBdr>
            <w:top w:val="none" w:sz="0" w:space="0" w:color="auto"/>
            <w:left w:val="none" w:sz="0" w:space="0" w:color="auto"/>
            <w:bottom w:val="none" w:sz="0" w:space="0" w:color="auto"/>
            <w:right w:val="none" w:sz="0" w:space="0" w:color="auto"/>
          </w:divBdr>
          <w:divsChild>
            <w:div w:id="1419324604">
              <w:marLeft w:val="0"/>
              <w:marRight w:val="0"/>
              <w:marTop w:val="0"/>
              <w:marBottom w:val="0"/>
              <w:divBdr>
                <w:top w:val="none" w:sz="0" w:space="0" w:color="auto"/>
                <w:left w:val="none" w:sz="0" w:space="0" w:color="auto"/>
                <w:bottom w:val="none" w:sz="0" w:space="0" w:color="auto"/>
                <w:right w:val="none" w:sz="0" w:space="0" w:color="auto"/>
              </w:divBdr>
            </w:div>
            <w:div w:id="1066343939">
              <w:marLeft w:val="0"/>
              <w:marRight w:val="0"/>
              <w:marTop w:val="0"/>
              <w:marBottom w:val="0"/>
              <w:divBdr>
                <w:top w:val="none" w:sz="0" w:space="0" w:color="auto"/>
                <w:left w:val="none" w:sz="0" w:space="0" w:color="auto"/>
                <w:bottom w:val="none" w:sz="0" w:space="0" w:color="auto"/>
                <w:right w:val="none" w:sz="0" w:space="0" w:color="auto"/>
              </w:divBdr>
            </w:div>
            <w:div w:id="1918395891">
              <w:marLeft w:val="0"/>
              <w:marRight w:val="0"/>
              <w:marTop w:val="0"/>
              <w:marBottom w:val="0"/>
              <w:divBdr>
                <w:top w:val="none" w:sz="0" w:space="0" w:color="auto"/>
                <w:left w:val="none" w:sz="0" w:space="0" w:color="auto"/>
                <w:bottom w:val="none" w:sz="0" w:space="0" w:color="auto"/>
                <w:right w:val="none" w:sz="0" w:space="0" w:color="auto"/>
              </w:divBdr>
            </w:div>
            <w:div w:id="1229536852">
              <w:marLeft w:val="0"/>
              <w:marRight w:val="0"/>
              <w:marTop w:val="0"/>
              <w:marBottom w:val="0"/>
              <w:divBdr>
                <w:top w:val="none" w:sz="0" w:space="0" w:color="auto"/>
                <w:left w:val="none" w:sz="0" w:space="0" w:color="auto"/>
                <w:bottom w:val="none" w:sz="0" w:space="0" w:color="auto"/>
                <w:right w:val="none" w:sz="0" w:space="0" w:color="auto"/>
              </w:divBdr>
            </w:div>
            <w:div w:id="963728870">
              <w:marLeft w:val="0"/>
              <w:marRight w:val="0"/>
              <w:marTop w:val="0"/>
              <w:marBottom w:val="0"/>
              <w:divBdr>
                <w:top w:val="none" w:sz="0" w:space="0" w:color="auto"/>
                <w:left w:val="none" w:sz="0" w:space="0" w:color="auto"/>
                <w:bottom w:val="none" w:sz="0" w:space="0" w:color="auto"/>
                <w:right w:val="none" w:sz="0" w:space="0" w:color="auto"/>
              </w:divBdr>
            </w:div>
            <w:div w:id="184252431">
              <w:marLeft w:val="0"/>
              <w:marRight w:val="0"/>
              <w:marTop w:val="0"/>
              <w:marBottom w:val="0"/>
              <w:divBdr>
                <w:top w:val="none" w:sz="0" w:space="0" w:color="auto"/>
                <w:left w:val="none" w:sz="0" w:space="0" w:color="auto"/>
                <w:bottom w:val="none" w:sz="0" w:space="0" w:color="auto"/>
                <w:right w:val="none" w:sz="0" w:space="0" w:color="auto"/>
              </w:divBdr>
            </w:div>
            <w:div w:id="2027169589">
              <w:marLeft w:val="0"/>
              <w:marRight w:val="0"/>
              <w:marTop w:val="0"/>
              <w:marBottom w:val="0"/>
              <w:divBdr>
                <w:top w:val="none" w:sz="0" w:space="0" w:color="auto"/>
                <w:left w:val="none" w:sz="0" w:space="0" w:color="auto"/>
                <w:bottom w:val="none" w:sz="0" w:space="0" w:color="auto"/>
                <w:right w:val="none" w:sz="0" w:space="0" w:color="auto"/>
              </w:divBdr>
            </w:div>
            <w:div w:id="528762739">
              <w:marLeft w:val="0"/>
              <w:marRight w:val="0"/>
              <w:marTop w:val="0"/>
              <w:marBottom w:val="0"/>
              <w:divBdr>
                <w:top w:val="none" w:sz="0" w:space="0" w:color="auto"/>
                <w:left w:val="none" w:sz="0" w:space="0" w:color="auto"/>
                <w:bottom w:val="none" w:sz="0" w:space="0" w:color="auto"/>
                <w:right w:val="none" w:sz="0" w:space="0" w:color="auto"/>
              </w:divBdr>
            </w:div>
            <w:div w:id="837573266">
              <w:marLeft w:val="0"/>
              <w:marRight w:val="0"/>
              <w:marTop w:val="0"/>
              <w:marBottom w:val="0"/>
              <w:divBdr>
                <w:top w:val="none" w:sz="0" w:space="0" w:color="auto"/>
                <w:left w:val="none" w:sz="0" w:space="0" w:color="auto"/>
                <w:bottom w:val="none" w:sz="0" w:space="0" w:color="auto"/>
                <w:right w:val="none" w:sz="0" w:space="0" w:color="auto"/>
              </w:divBdr>
            </w:div>
            <w:div w:id="983630680">
              <w:marLeft w:val="0"/>
              <w:marRight w:val="0"/>
              <w:marTop w:val="0"/>
              <w:marBottom w:val="0"/>
              <w:divBdr>
                <w:top w:val="none" w:sz="0" w:space="0" w:color="auto"/>
                <w:left w:val="none" w:sz="0" w:space="0" w:color="auto"/>
                <w:bottom w:val="none" w:sz="0" w:space="0" w:color="auto"/>
                <w:right w:val="none" w:sz="0" w:space="0" w:color="auto"/>
              </w:divBdr>
            </w:div>
            <w:div w:id="1160003149">
              <w:marLeft w:val="0"/>
              <w:marRight w:val="0"/>
              <w:marTop w:val="0"/>
              <w:marBottom w:val="0"/>
              <w:divBdr>
                <w:top w:val="none" w:sz="0" w:space="0" w:color="auto"/>
                <w:left w:val="none" w:sz="0" w:space="0" w:color="auto"/>
                <w:bottom w:val="none" w:sz="0" w:space="0" w:color="auto"/>
                <w:right w:val="none" w:sz="0" w:space="0" w:color="auto"/>
              </w:divBdr>
            </w:div>
            <w:div w:id="795102257">
              <w:marLeft w:val="0"/>
              <w:marRight w:val="0"/>
              <w:marTop w:val="0"/>
              <w:marBottom w:val="0"/>
              <w:divBdr>
                <w:top w:val="none" w:sz="0" w:space="0" w:color="auto"/>
                <w:left w:val="none" w:sz="0" w:space="0" w:color="auto"/>
                <w:bottom w:val="none" w:sz="0" w:space="0" w:color="auto"/>
                <w:right w:val="none" w:sz="0" w:space="0" w:color="auto"/>
              </w:divBdr>
            </w:div>
            <w:div w:id="525169370">
              <w:marLeft w:val="0"/>
              <w:marRight w:val="0"/>
              <w:marTop w:val="0"/>
              <w:marBottom w:val="0"/>
              <w:divBdr>
                <w:top w:val="none" w:sz="0" w:space="0" w:color="auto"/>
                <w:left w:val="none" w:sz="0" w:space="0" w:color="auto"/>
                <w:bottom w:val="none" w:sz="0" w:space="0" w:color="auto"/>
                <w:right w:val="none" w:sz="0" w:space="0" w:color="auto"/>
              </w:divBdr>
            </w:div>
            <w:div w:id="1265921597">
              <w:marLeft w:val="0"/>
              <w:marRight w:val="0"/>
              <w:marTop w:val="0"/>
              <w:marBottom w:val="0"/>
              <w:divBdr>
                <w:top w:val="none" w:sz="0" w:space="0" w:color="auto"/>
                <w:left w:val="none" w:sz="0" w:space="0" w:color="auto"/>
                <w:bottom w:val="none" w:sz="0" w:space="0" w:color="auto"/>
                <w:right w:val="none" w:sz="0" w:space="0" w:color="auto"/>
              </w:divBdr>
            </w:div>
            <w:div w:id="1088423124">
              <w:marLeft w:val="0"/>
              <w:marRight w:val="0"/>
              <w:marTop w:val="0"/>
              <w:marBottom w:val="0"/>
              <w:divBdr>
                <w:top w:val="none" w:sz="0" w:space="0" w:color="auto"/>
                <w:left w:val="none" w:sz="0" w:space="0" w:color="auto"/>
                <w:bottom w:val="none" w:sz="0" w:space="0" w:color="auto"/>
                <w:right w:val="none" w:sz="0" w:space="0" w:color="auto"/>
              </w:divBdr>
            </w:div>
            <w:div w:id="971864668">
              <w:marLeft w:val="0"/>
              <w:marRight w:val="0"/>
              <w:marTop w:val="0"/>
              <w:marBottom w:val="0"/>
              <w:divBdr>
                <w:top w:val="none" w:sz="0" w:space="0" w:color="auto"/>
                <w:left w:val="none" w:sz="0" w:space="0" w:color="auto"/>
                <w:bottom w:val="none" w:sz="0" w:space="0" w:color="auto"/>
                <w:right w:val="none" w:sz="0" w:space="0" w:color="auto"/>
              </w:divBdr>
            </w:div>
            <w:div w:id="1157965377">
              <w:marLeft w:val="0"/>
              <w:marRight w:val="0"/>
              <w:marTop w:val="0"/>
              <w:marBottom w:val="0"/>
              <w:divBdr>
                <w:top w:val="none" w:sz="0" w:space="0" w:color="auto"/>
                <w:left w:val="none" w:sz="0" w:space="0" w:color="auto"/>
                <w:bottom w:val="none" w:sz="0" w:space="0" w:color="auto"/>
                <w:right w:val="none" w:sz="0" w:space="0" w:color="auto"/>
              </w:divBdr>
            </w:div>
            <w:div w:id="812406265">
              <w:marLeft w:val="0"/>
              <w:marRight w:val="0"/>
              <w:marTop w:val="0"/>
              <w:marBottom w:val="0"/>
              <w:divBdr>
                <w:top w:val="none" w:sz="0" w:space="0" w:color="auto"/>
                <w:left w:val="none" w:sz="0" w:space="0" w:color="auto"/>
                <w:bottom w:val="none" w:sz="0" w:space="0" w:color="auto"/>
                <w:right w:val="none" w:sz="0" w:space="0" w:color="auto"/>
              </w:divBdr>
            </w:div>
            <w:div w:id="1576865792">
              <w:marLeft w:val="0"/>
              <w:marRight w:val="0"/>
              <w:marTop w:val="0"/>
              <w:marBottom w:val="0"/>
              <w:divBdr>
                <w:top w:val="none" w:sz="0" w:space="0" w:color="auto"/>
                <w:left w:val="none" w:sz="0" w:space="0" w:color="auto"/>
                <w:bottom w:val="none" w:sz="0" w:space="0" w:color="auto"/>
                <w:right w:val="none" w:sz="0" w:space="0" w:color="auto"/>
              </w:divBdr>
            </w:div>
            <w:div w:id="1273242886">
              <w:marLeft w:val="0"/>
              <w:marRight w:val="0"/>
              <w:marTop w:val="0"/>
              <w:marBottom w:val="0"/>
              <w:divBdr>
                <w:top w:val="none" w:sz="0" w:space="0" w:color="auto"/>
                <w:left w:val="none" w:sz="0" w:space="0" w:color="auto"/>
                <w:bottom w:val="none" w:sz="0" w:space="0" w:color="auto"/>
                <w:right w:val="none" w:sz="0" w:space="0" w:color="auto"/>
              </w:divBdr>
            </w:div>
            <w:div w:id="1630896003">
              <w:marLeft w:val="0"/>
              <w:marRight w:val="0"/>
              <w:marTop w:val="0"/>
              <w:marBottom w:val="0"/>
              <w:divBdr>
                <w:top w:val="none" w:sz="0" w:space="0" w:color="auto"/>
                <w:left w:val="none" w:sz="0" w:space="0" w:color="auto"/>
                <w:bottom w:val="none" w:sz="0" w:space="0" w:color="auto"/>
                <w:right w:val="none" w:sz="0" w:space="0" w:color="auto"/>
              </w:divBdr>
            </w:div>
            <w:div w:id="59865732">
              <w:marLeft w:val="0"/>
              <w:marRight w:val="0"/>
              <w:marTop w:val="0"/>
              <w:marBottom w:val="0"/>
              <w:divBdr>
                <w:top w:val="none" w:sz="0" w:space="0" w:color="auto"/>
                <w:left w:val="none" w:sz="0" w:space="0" w:color="auto"/>
                <w:bottom w:val="none" w:sz="0" w:space="0" w:color="auto"/>
                <w:right w:val="none" w:sz="0" w:space="0" w:color="auto"/>
              </w:divBdr>
            </w:div>
            <w:div w:id="1300499410">
              <w:marLeft w:val="0"/>
              <w:marRight w:val="0"/>
              <w:marTop w:val="0"/>
              <w:marBottom w:val="0"/>
              <w:divBdr>
                <w:top w:val="none" w:sz="0" w:space="0" w:color="auto"/>
                <w:left w:val="none" w:sz="0" w:space="0" w:color="auto"/>
                <w:bottom w:val="none" w:sz="0" w:space="0" w:color="auto"/>
                <w:right w:val="none" w:sz="0" w:space="0" w:color="auto"/>
              </w:divBdr>
            </w:div>
            <w:div w:id="286162525">
              <w:marLeft w:val="0"/>
              <w:marRight w:val="0"/>
              <w:marTop w:val="0"/>
              <w:marBottom w:val="0"/>
              <w:divBdr>
                <w:top w:val="none" w:sz="0" w:space="0" w:color="auto"/>
                <w:left w:val="none" w:sz="0" w:space="0" w:color="auto"/>
                <w:bottom w:val="none" w:sz="0" w:space="0" w:color="auto"/>
                <w:right w:val="none" w:sz="0" w:space="0" w:color="auto"/>
              </w:divBdr>
            </w:div>
            <w:div w:id="1855144888">
              <w:marLeft w:val="0"/>
              <w:marRight w:val="0"/>
              <w:marTop w:val="0"/>
              <w:marBottom w:val="0"/>
              <w:divBdr>
                <w:top w:val="none" w:sz="0" w:space="0" w:color="auto"/>
                <w:left w:val="none" w:sz="0" w:space="0" w:color="auto"/>
                <w:bottom w:val="none" w:sz="0" w:space="0" w:color="auto"/>
                <w:right w:val="none" w:sz="0" w:space="0" w:color="auto"/>
              </w:divBdr>
            </w:div>
            <w:div w:id="107168353">
              <w:marLeft w:val="0"/>
              <w:marRight w:val="0"/>
              <w:marTop w:val="0"/>
              <w:marBottom w:val="0"/>
              <w:divBdr>
                <w:top w:val="none" w:sz="0" w:space="0" w:color="auto"/>
                <w:left w:val="none" w:sz="0" w:space="0" w:color="auto"/>
                <w:bottom w:val="none" w:sz="0" w:space="0" w:color="auto"/>
                <w:right w:val="none" w:sz="0" w:space="0" w:color="auto"/>
              </w:divBdr>
            </w:div>
            <w:div w:id="309747903">
              <w:marLeft w:val="0"/>
              <w:marRight w:val="0"/>
              <w:marTop w:val="0"/>
              <w:marBottom w:val="0"/>
              <w:divBdr>
                <w:top w:val="none" w:sz="0" w:space="0" w:color="auto"/>
                <w:left w:val="none" w:sz="0" w:space="0" w:color="auto"/>
                <w:bottom w:val="none" w:sz="0" w:space="0" w:color="auto"/>
                <w:right w:val="none" w:sz="0" w:space="0" w:color="auto"/>
              </w:divBdr>
            </w:div>
            <w:div w:id="507598721">
              <w:marLeft w:val="0"/>
              <w:marRight w:val="0"/>
              <w:marTop w:val="0"/>
              <w:marBottom w:val="0"/>
              <w:divBdr>
                <w:top w:val="none" w:sz="0" w:space="0" w:color="auto"/>
                <w:left w:val="none" w:sz="0" w:space="0" w:color="auto"/>
                <w:bottom w:val="none" w:sz="0" w:space="0" w:color="auto"/>
                <w:right w:val="none" w:sz="0" w:space="0" w:color="auto"/>
              </w:divBdr>
            </w:div>
            <w:div w:id="2136098645">
              <w:marLeft w:val="0"/>
              <w:marRight w:val="0"/>
              <w:marTop w:val="0"/>
              <w:marBottom w:val="0"/>
              <w:divBdr>
                <w:top w:val="none" w:sz="0" w:space="0" w:color="auto"/>
                <w:left w:val="none" w:sz="0" w:space="0" w:color="auto"/>
                <w:bottom w:val="none" w:sz="0" w:space="0" w:color="auto"/>
                <w:right w:val="none" w:sz="0" w:space="0" w:color="auto"/>
              </w:divBdr>
            </w:div>
            <w:div w:id="431823030">
              <w:marLeft w:val="0"/>
              <w:marRight w:val="0"/>
              <w:marTop w:val="0"/>
              <w:marBottom w:val="0"/>
              <w:divBdr>
                <w:top w:val="none" w:sz="0" w:space="0" w:color="auto"/>
                <w:left w:val="none" w:sz="0" w:space="0" w:color="auto"/>
                <w:bottom w:val="none" w:sz="0" w:space="0" w:color="auto"/>
                <w:right w:val="none" w:sz="0" w:space="0" w:color="auto"/>
              </w:divBdr>
            </w:div>
            <w:div w:id="351494448">
              <w:marLeft w:val="0"/>
              <w:marRight w:val="0"/>
              <w:marTop w:val="0"/>
              <w:marBottom w:val="0"/>
              <w:divBdr>
                <w:top w:val="none" w:sz="0" w:space="0" w:color="auto"/>
                <w:left w:val="none" w:sz="0" w:space="0" w:color="auto"/>
                <w:bottom w:val="none" w:sz="0" w:space="0" w:color="auto"/>
                <w:right w:val="none" w:sz="0" w:space="0" w:color="auto"/>
              </w:divBdr>
            </w:div>
            <w:div w:id="393628288">
              <w:marLeft w:val="0"/>
              <w:marRight w:val="0"/>
              <w:marTop w:val="0"/>
              <w:marBottom w:val="0"/>
              <w:divBdr>
                <w:top w:val="none" w:sz="0" w:space="0" w:color="auto"/>
                <w:left w:val="none" w:sz="0" w:space="0" w:color="auto"/>
                <w:bottom w:val="none" w:sz="0" w:space="0" w:color="auto"/>
                <w:right w:val="none" w:sz="0" w:space="0" w:color="auto"/>
              </w:divBdr>
            </w:div>
            <w:div w:id="1076052105">
              <w:marLeft w:val="0"/>
              <w:marRight w:val="0"/>
              <w:marTop w:val="0"/>
              <w:marBottom w:val="0"/>
              <w:divBdr>
                <w:top w:val="none" w:sz="0" w:space="0" w:color="auto"/>
                <w:left w:val="none" w:sz="0" w:space="0" w:color="auto"/>
                <w:bottom w:val="none" w:sz="0" w:space="0" w:color="auto"/>
                <w:right w:val="none" w:sz="0" w:space="0" w:color="auto"/>
              </w:divBdr>
            </w:div>
            <w:div w:id="1737170563">
              <w:marLeft w:val="0"/>
              <w:marRight w:val="0"/>
              <w:marTop w:val="0"/>
              <w:marBottom w:val="0"/>
              <w:divBdr>
                <w:top w:val="none" w:sz="0" w:space="0" w:color="auto"/>
                <w:left w:val="none" w:sz="0" w:space="0" w:color="auto"/>
                <w:bottom w:val="none" w:sz="0" w:space="0" w:color="auto"/>
                <w:right w:val="none" w:sz="0" w:space="0" w:color="auto"/>
              </w:divBdr>
            </w:div>
            <w:div w:id="469638798">
              <w:marLeft w:val="0"/>
              <w:marRight w:val="0"/>
              <w:marTop w:val="0"/>
              <w:marBottom w:val="0"/>
              <w:divBdr>
                <w:top w:val="none" w:sz="0" w:space="0" w:color="auto"/>
                <w:left w:val="none" w:sz="0" w:space="0" w:color="auto"/>
                <w:bottom w:val="none" w:sz="0" w:space="0" w:color="auto"/>
                <w:right w:val="none" w:sz="0" w:space="0" w:color="auto"/>
              </w:divBdr>
            </w:div>
            <w:div w:id="817645790">
              <w:marLeft w:val="0"/>
              <w:marRight w:val="0"/>
              <w:marTop w:val="0"/>
              <w:marBottom w:val="0"/>
              <w:divBdr>
                <w:top w:val="none" w:sz="0" w:space="0" w:color="auto"/>
                <w:left w:val="none" w:sz="0" w:space="0" w:color="auto"/>
                <w:bottom w:val="none" w:sz="0" w:space="0" w:color="auto"/>
                <w:right w:val="none" w:sz="0" w:space="0" w:color="auto"/>
              </w:divBdr>
            </w:div>
            <w:div w:id="2077120077">
              <w:marLeft w:val="0"/>
              <w:marRight w:val="0"/>
              <w:marTop w:val="0"/>
              <w:marBottom w:val="0"/>
              <w:divBdr>
                <w:top w:val="none" w:sz="0" w:space="0" w:color="auto"/>
                <w:left w:val="none" w:sz="0" w:space="0" w:color="auto"/>
                <w:bottom w:val="none" w:sz="0" w:space="0" w:color="auto"/>
                <w:right w:val="none" w:sz="0" w:space="0" w:color="auto"/>
              </w:divBdr>
            </w:div>
            <w:div w:id="1967196535">
              <w:marLeft w:val="0"/>
              <w:marRight w:val="0"/>
              <w:marTop w:val="0"/>
              <w:marBottom w:val="0"/>
              <w:divBdr>
                <w:top w:val="none" w:sz="0" w:space="0" w:color="auto"/>
                <w:left w:val="none" w:sz="0" w:space="0" w:color="auto"/>
                <w:bottom w:val="none" w:sz="0" w:space="0" w:color="auto"/>
                <w:right w:val="none" w:sz="0" w:space="0" w:color="auto"/>
              </w:divBdr>
            </w:div>
            <w:div w:id="406224754">
              <w:marLeft w:val="0"/>
              <w:marRight w:val="0"/>
              <w:marTop w:val="0"/>
              <w:marBottom w:val="0"/>
              <w:divBdr>
                <w:top w:val="none" w:sz="0" w:space="0" w:color="auto"/>
                <w:left w:val="none" w:sz="0" w:space="0" w:color="auto"/>
                <w:bottom w:val="none" w:sz="0" w:space="0" w:color="auto"/>
                <w:right w:val="none" w:sz="0" w:space="0" w:color="auto"/>
              </w:divBdr>
            </w:div>
            <w:div w:id="1422947614">
              <w:marLeft w:val="0"/>
              <w:marRight w:val="0"/>
              <w:marTop w:val="0"/>
              <w:marBottom w:val="0"/>
              <w:divBdr>
                <w:top w:val="none" w:sz="0" w:space="0" w:color="auto"/>
                <w:left w:val="none" w:sz="0" w:space="0" w:color="auto"/>
                <w:bottom w:val="none" w:sz="0" w:space="0" w:color="auto"/>
                <w:right w:val="none" w:sz="0" w:space="0" w:color="auto"/>
              </w:divBdr>
            </w:div>
            <w:div w:id="762608538">
              <w:marLeft w:val="0"/>
              <w:marRight w:val="0"/>
              <w:marTop w:val="0"/>
              <w:marBottom w:val="0"/>
              <w:divBdr>
                <w:top w:val="none" w:sz="0" w:space="0" w:color="auto"/>
                <w:left w:val="none" w:sz="0" w:space="0" w:color="auto"/>
                <w:bottom w:val="none" w:sz="0" w:space="0" w:color="auto"/>
                <w:right w:val="none" w:sz="0" w:space="0" w:color="auto"/>
              </w:divBdr>
            </w:div>
            <w:div w:id="1747386424">
              <w:marLeft w:val="0"/>
              <w:marRight w:val="0"/>
              <w:marTop w:val="0"/>
              <w:marBottom w:val="0"/>
              <w:divBdr>
                <w:top w:val="none" w:sz="0" w:space="0" w:color="auto"/>
                <w:left w:val="none" w:sz="0" w:space="0" w:color="auto"/>
                <w:bottom w:val="none" w:sz="0" w:space="0" w:color="auto"/>
                <w:right w:val="none" w:sz="0" w:space="0" w:color="auto"/>
              </w:divBdr>
            </w:div>
            <w:div w:id="1523516226">
              <w:marLeft w:val="0"/>
              <w:marRight w:val="0"/>
              <w:marTop w:val="0"/>
              <w:marBottom w:val="0"/>
              <w:divBdr>
                <w:top w:val="none" w:sz="0" w:space="0" w:color="auto"/>
                <w:left w:val="none" w:sz="0" w:space="0" w:color="auto"/>
                <w:bottom w:val="none" w:sz="0" w:space="0" w:color="auto"/>
                <w:right w:val="none" w:sz="0" w:space="0" w:color="auto"/>
              </w:divBdr>
            </w:div>
            <w:div w:id="179781681">
              <w:marLeft w:val="0"/>
              <w:marRight w:val="0"/>
              <w:marTop w:val="0"/>
              <w:marBottom w:val="0"/>
              <w:divBdr>
                <w:top w:val="none" w:sz="0" w:space="0" w:color="auto"/>
                <w:left w:val="none" w:sz="0" w:space="0" w:color="auto"/>
                <w:bottom w:val="none" w:sz="0" w:space="0" w:color="auto"/>
                <w:right w:val="none" w:sz="0" w:space="0" w:color="auto"/>
              </w:divBdr>
            </w:div>
            <w:div w:id="114323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49351">
      <w:bodyDiv w:val="1"/>
      <w:marLeft w:val="0"/>
      <w:marRight w:val="0"/>
      <w:marTop w:val="0"/>
      <w:marBottom w:val="0"/>
      <w:divBdr>
        <w:top w:val="none" w:sz="0" w:space="0" w:color="auto"/>
        <w:left w:val="none" w:sz="0" w:space="0" w:color="auto"/>
        <w:bottom w:val="none" w:sz="0" w:space="0" w:color="auto"/>
        <w:right w:val="none" w:sz="0" w:space="0" w:color="auto"/>
      </w:divBdr>
      <w:divsChild>
        <w:div w:id="1109280907">
          <w:marLeft w:val="480"/>
          <w:marRight w:val="0"/>
          <w:marTop w:val="0"/>
          <w:marBottom w:val="0"/>
          <w:divBdr>
            <w:top w:val="none" w:sz="0" w:space="0" w:color="auto"/>
            <w:left w:val="none" w:sz="0" w:space="0" w:color="auto"/>
            <w:bottom w:val="none" w:sz="0" w:space="0" w:color="auto"/>
            <w:right w:val="none" w:sz="0" w:space="0" w:color="auto"/>
          </w:divBdr>
          <w:divsChild>
            <w:div w:id="198115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6068">
      <w:bodyDiv w:val="1"/>
      <w:marLeft w:val="0"/>
      <w:marRight w:val="0"/>
      <w:marTop w:val="0"/>
      <w:marBottom w:val="0"/>
      <w:divBdr>
        <w:top w:val="none" w:sz="0" w:space="0" w:color="auto"/>
        <w:left w:val="none" w:sz="0" w:space="0" w:color="auto"/>
        <w:bottom w:val="none" w:sz="0" w:space="0" w:color="auto"/>
        <w:right w:val="none" w:sz="0" w:space="0" w:color="auto"/>
      </w:divBdr>
      <w:divsChild>
        <w:div w:id="632101099">
          <w:marLeft w:val="0"/>
          <w:marRight w:val="0"/>
          <w:marTop w:val="0"/>
          <w:marBottom w:val="0"/>
          <w:divBdr>
            <w:top w:val="none" w:sz="0" w:space="0" w:color="auto"/>
            <w:left w:val="none" w:sz="0" w:space="0" w:color="auto"/>
            <w:bottom w:val="none" w:sz="0" w:space="0" w:color="auto"/>
            <w:right w:val="none" w:sz="0" w:space="0" w:color="auto"/>
          </w:divBdr>
          <w:divsChild>
            <w:div w:id="249773662">
              <w:marLeft w:val="0"/>
              <w:marRight w:val="0"/>
              <w:marTop w:val="0"/>
              <w:marBottom w:val="0"/>
              <w:divBdr>
                <w:top w:val="none" w:sz="0" w:space="0" w:color="auto"/>
                <w:left w:val="none" w:sz="0" w:space="0" w:color="auto"/>
                <w:bottom w:val="none" w:sz="0" w:space="0" w:color="auto"/>
                <w:right w:val="none" w:sz="0" w:space="0" w:color="auto"/>
              </w:divBdr>
            </w:div>
            <w:div w:id="777868586">
              <w:marLeft w:val="0"/>
              <w:marRight w:val="0"/>
              <w:marTop w:val="0"/>
              <w:marBottom w:val="0"/>
              <w:divBdr>
                <w:top w:val="none" w:sz="0" w:space="0" w:color="auto"/>
                <w:left w:val="none" w:sz="0" w:space="0" w:color="auto"/>
                <w:bottom w:val="none" w:sz="0" w:space="0" w:color="auto"/>
                <w:right w:val="none" w:sz="0" w:space="0" w:color="auto"/>
              </w:divBdr>
            </w:div>
            <w:div w:id="1614432849">
              <w:marLeft w:val="0"/>
              <w:marRight w:val="0"/>
              <w:marTop w:val="0"/>
              <w:marBottom w:val="0"/>
              <w:divBdr>
                <w:top w:val="none" w:sz="0" w:space="0" w:color="auto"/>
                <w:left w:val="none" w:sz="0" w:space="0" w:color="auto"/>
                <w:bottom w:val="none" w:sz="0" w:space="0" w:color="auto"/>
                <w:right w:val="none" w:sz="0" w:space="0" w:color="auto"/>
              </w:divBdr>
            </w:div>
            <w:div w:id="306934496">
              <w:marLeft w:val="0"/>
              <w:marRight w:val="0"/>
              <w:marTop w:val="0"/>
              <w:marBottom w:val="0"/>
              <w:divBdr>
                <w:top w:val="none" w:sz="0" w:space="0" w:color="auto"/>
                <w:left w:val="none" w:sz="0" w:space="0" w:color="auto"/>
                <w:bottom w:val="none" w:sz="0" w:space="0" w:color="auto"/>
                <w:right w:val="none" w:sz="0" w:space="0" w:color="auto"/>
              </w:divBdr>
            </w:div>
            <w:div w:id="508762082">
              <w:marLeft w:val="0"/>
              <w:marRight w:val="0"/>
              <w:marTop w:val="0"/>
              <w:marBottom w:val="0"/>
              <w:divBdr>
                <w:top w:val="none" w:sz="0" w:space="0" w:color="auto"/>
                <w:left w:val="none" w:sz="0" w:space="0" w:color="auto"/>
                <w:bottom w:val="none" w:sz="0" w:space="0" w:color="auto"/>
                <w:right w:val="none" w:sz="0" w:space="0" w:color="auto"/>
              </w:divBdr>
            </w:div>
            <w:div w:id="1354115392">
              <w:marLeft w:val="0"/>
              <w:marRight w:val="0"/>
              <w:marTop w:val="0"/>
              <w:marBottom w:val="0"/>
              <w:divBdr>
                <w:top w:val="none" w:sz="0" w:space="0" w:color="auto"/>
                <w:left w:val="none" w:sz="0" w:space="0" w:color="auto"/>
                <w:bottom w:val="none" w:sz="0" w:space="0" w:color="auto"/>
                <w:right w:val="none" w:sz="0" w:space="0" w:color="auto"/>
              </w:divBdr>
            </w:div>
            <w:div w:id="272834108">
              <w:marLeft w:val="0"/>
              <w:marRight w:val="0"/>
              <w:marTop w:val="0"/>
              <w:marBottom w:val="0"/>
              <w:divBdr>
                <w:top w:val="none" w:sz="0" w:space="0" w:color="auto"/>
                <w:left w:val="none" w:sz="0" w:space="0" w:color="auto"/>
                <w:bottom w:val="none" w:sz="0" w:space="0" w:color="auto"/>
                <w:right w:val="none" w:sz="0" w:space="0" w:color="auto"/>
              </w:divBdr>
            </w:div>
            <w:div w:id="2059745088">
              <w:marLeft w:val="0"/>
              <w:marRight w:val="0"/>
              <w:marTop w:val="0"/>
              <w:marBottom w:val="0"/>
              <w:divBdr>
                <w:top w:val="none" w:sz="0" w:space="0" w:color="auto"/>
                <w:left w:val="none" w:sz="0" w:space="0" w:color="auto"/>
                <w:bottom w:val="none" w:sz="0" w:space="0" w:color="auto"/>
                <w:right w:val="none" w:sz="0" w:space="0" w:color="auto"/>
              </w:divBdr>
            </w:div>
            <w:div w:id="817377277">
              <w:marLeft w:val="0"/>
              <w:marRight w:val="0"/>
              <w:marTop w:val="0"/>
              <w:marBottom w:val="0"/>
              <w:divBdr>
                <w:top w:val="none" w:sz="0" w:space="0" w:color="auto"/>
                <w:left w:val="none" w:sz="0" w:space="0" w:color="auto"/>
                <w:bottom w:val="none" w:sz="0" w:space="0" w:color="auto"/>
                <w:right w:val="none" w:sz="0" w:space="0" w:color="auto"/>
              </w:divBdr>
            </w:div>
            <w:div w:id="275143461">
              <w:marLeft w:val="0"/>
              <w:marRight w:val="0"/>
              <w:marTop w:val="0"/>
              <w:marBottom w:val="0"/>
              <w:divBdr>
                <w:top w:val="none" w:sz="0" w:space="0" w:color="auto"/>
                <w:left w:val="none" w:sz="0" w:space="0" w:color="auto"/>
                <w:bottom w:val="none" w:sz="0" w:space="0" w:color="auto"/>
                <w:right w:val="none" w:sz="0" w:space="0" w:color="auto"/>
              </w:divBdr>
            </w:div>
            <w:div w:id="1144156870">
              <w:marLeft w:val="0"/>
              <w:marRight w:val="0"/>
              <w:marTop w:val="0"/>
              <w:marBottom w:val="0"/>
              <w:divBdr>
                <w:top w:val="none" w:sz="0" w:space="0" w:color="auto"/>
                <w:left w:val="none" w:sz="0" w:space="0" w:color="auto"/>
                <w:bottom w:val="none" w:sz="0" w:space="0" w:color="auto"/>
                <w:right w:val="none" w:sz="0" w:space="0" w:color="auto"/>
              </w:divBdr>
            </w:div>
            <w:div w:id="838958713">
              <w:marLeft w:val="0"/>
              <w:marRight w:val="0"/>
              <w:marTop w:val="0"/>
              <w:marBottom w:val="0"/>
              <w:divBdr>
                <w:top w:val="none" w:sz="0" w:space="0" w:color="auto"/>
                <w:left w:val="none" w:sz="0" w:space="0" w:color="auto"/>
                <w:bottom w:val="none" w:sz="0" w:space="0" w:color="auto"/>
                <w:right w:val="none" w:sz="0" w:space="0" w:color="auto"/>
              </w:divBdr>
            </w:div>
            <w:div w:id="79373438">
              <w:marLeft w:val="0"/>
              <w:marRight w:val="0"/>
              <w:marTop w:val="0"/>
              <w:marBottom w:val="0"/>
              <w:divBdr>
                <w:top w:val="none" w:sz="0" w:space="0" w:color="auto"/>
                <w:left w:val="none" w:sz="0" w:space="0" w:color="auto"/>
                <w:bottom w:val="none" w:sz="0" w:space="0" w:color="auto"/>
                <w:right w:val="none" w:sz="0" w:space="0" w:color="auto"/>
              </w:divBdr>
            </w:div>
            <w:div w:id="2028671048">
              <w:marLeft w:val="0"/>
              <w:marRight w:val="0"/>
              <w:marTop w:val="0"/>
              <w:marBottom w:val="0"/>
              <w:divBdr>
                <w:top w:val="none" w:sz="0" w:space="0" w:color="auto"/>
                <w:left w:val="none" w:sz="0" w:space="0" w:color="auto"/>
                <w:bottom w:val="none" w:sz="0" w:space="0" w:color="auto"/>
                <w:right w:val="none" w:sz="0" w:space="0" w:color="auto"/>
              </w:divBdr>
            </w:div>
            <w:div w:id="973607374">
              <w:marLeft w:val="0"/>
              <w:marRight w:val="0"/>
              <w:marTop w:val="0"/>
              <w:marBottom w:val="0"/>
              <w:divBdr>
                <w:top w:val="none" w:sz="0" w:space="0" w:color="auto"/>
                <w:left w:val="none" w:sz="0" w:space="0" w:color="auto"/>
                <w:bottom w:val="none" w:sz="0" w:space="0" w:color="auto"/>
                <w:right w:val="none" w:sz="0" w:space="0" w:color="auto"/>
              </w:divBdr>
            </w:div>
            <w:div w:id="340932625">
              <w:marLeft w:val="0"/>
              <w:marRight w:val="0"/>
              <w:marTop w:val="0"/>
              <w:marBottom w:val="0"/>
              <w:divBdr>
                <w:top w:val="none" w:sz="0" w:space="0" w:color="auto"/>
                <w:left w:val="none" w:sz="0" w:space="0" w:color="auto"/>
                <w:bottom w:val="none" w:sz="0" w:space="0" w:color="auto"/>
                <w:right w:val="none" w:sz="0" w:space="0" w:color="auto"/>
              </w:divBdr>
            </w:div>
            <w:div w:id="40790651">
              <w:marLeft w:val="0"/>
              <w:marRight w:val="0"/>
              <w:marTop w:val="0"/>
              <w:marBottom w:val="0"/>
              <w:divBdr>
                <w:top w:val="none" w:sz="0" w:space="0" w:color="auto"/>
                <w:left w:val="none" w:sz="0" w:space="0" w:color="auto"/>
                <w:bottom w:val="none" w:sz="0" w:space="0" w:color="auto"/>
                <w:right w:val="none" w:sz="0" w:space="0" w:color="auto"/>
              </w:divBdr>
            </w:div>
            <w:div w:id="454830077">
              <w:marLeft w:val="0"/>
              <w:marRight w:val="0"/>
              <w:marTop w:val="0"/>
              <w:marBottom w:val="0"/>
              <w:divBdr>
                <w:top w:val="none" w:sz="0" w:space="0" w:color="auto"/>
                <w:left w:val="none" w:sz="0" w:space="0" w:color="auto"/>
                <w:bottom w:val="none" w:sz="0" w:space="0" w:color="auto"/>
                <w:right w:val="none" w:sz="0" w:space="0" w:color="auto"/>
              </w:divBdr>
            </w:div>
            <w:div w:id="583148708">
              <w:marLeft w:val="0"/>
              <w:marRight w:val="0"/>
              <w:marTop w:val="0"/>
              <w:marBottom w:val="0"/>
              <w:divBdr>
                <w:top w:val="none" w:sz="0" w:space="0" w:color="auto"/>
                <w:left w:val="none" w:sz="0" w:space="0" w:color="auto"/>
                <w:bottom w:val="none" w:sz="0" w:space="0" w:color="auto"/>
                <w:right w:val="none" w:sz="0" w:space="0" w:color="auto"/>
              </w:divBdr>
            </w:div>
            <w:div w:id="114500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81580">
      <w:bodyDiv w:val="1"/>
      <w:marLeft w:val="0"/>
      <w:marRight w:val="0"/>
      <w:marTop w:val="0"/>
      <w:marBottom w:val="0"/>
      <w:divBdr>
        <w:top w:val="none" w:sz="0" w:space="0" w:color="auto"/>
        <w:left w:val="none" w:sz="0" w:space="0" w:color="auto"/>
        <w:bottom w:val="none" w:sz="0" w:space="0" w:color="auto"/>
        <w:right w:val="none" w:sz="0" w:space="0" w:color="auto"/>
      </w:divBdr>
      <w:divsChild>
        <w:div w:id="564146940">
          <w:marLeft w:val="0"/>
          <w:marRight w:val="0"/>
          <w:marTop w:val="0"/>
          <w:marBottom w:val="0"/>
          <w:divBdr>
            <w:top w:val="none" w:sz="0" w:space="0" w:color="auto"/>
            <w:left w:val="none" w:sz="0" w:space="0" w:color="auto"/>
            <w:bottom w:val="none" w:sz="0" w:space="0" w:color="auto"/>
            <w:right w:val="none" w:sz="0" w:space="0" w:color="auto"/>
          </w:divBdr>
          <w:divsChild>
            <w:div w:id="2084910695">
              <w:marLeft w:val="0"/>
              <w:marRight w:val="0"/>
              <w:marTop w:val="0"/>
              <w:marBottom w:val="0"/>
              <w:divBdr>
                <w:top w:val="none" w:sz="0" w:space="0" w:color="auto"/>
                <w:left w:val="none" w:sz="0" w:space="0" w:color="auto"/>
                <w:bottom w:val="none" w:sz="0" w:space="0" w:color="auto"/>
                <w:right w:val="none" w:sz="0" w:space="0" w:color="auto"/>
              </w:divBdr>
            </w:div>
            <w:div w:id="860360236">
              <w:marLeft w:val="0"/>
              <w:marRight w:val="0"/>
              <w:marTop w:val="0"/>
              <w:marBottom w:val="0"/>
              <w:divBdr>
                <w:top w:val="none" w:sz="0" w:space="0" w:color="auto"/>
                <w:left w:val="none" w:sz="0" w:space="0" w:color="auto"/>
                <w:bottom w:val="none" w:sz="0" w:space="0" w:color="auto"/>
                <w:right w:val="none" w:sz="0" w:space="0" w:color="auto"/>
              </w:divBdr>
            </w:div>
            <w:div w:id="1244414319">
              <w:marLeft w:val="0"/>
              <w:marRight w:val="0"/>
              <w:marTop w:val="0"/>
              <w:marBottom w:val="0"/>
              <w:divBdr>
                <w:top w:val="none" w:sz="0" w:space="0" w:color="auto"/>
                <w:left w:val="none" w:sz="0" w:space="0" w:color="auto"/>
                <w:bottom w:val="none" w:sz="0" w:space="0" w:color="auto"/>
                <w:right w:val="none" w:sz="0" w:space="0" w:color="auto"/>
              </w:divBdr>
            </w:div>
            <w:div w:id="1259220281">
              <w:marLeft w:val="0"/>
              <w:marRight w:val="0"/>
              <w:marTop w:val="0"/>
              <w:marBottom w:val="0"/>
              <w:divBdr>
                <w:top w:val="none" w:sz="0" w:space="0" w:color="auto"/>
                <w:left w:val="none" w:sz="0" w:space="0" w:color="auto"/>
                <w:bottom w:val="none" w:sz="0" w:space="0" w:color="auto"/>
                <w:right w:val="none" w:sz="0" w:space="0" w:color="auto"/>
              </w:divBdr>
            </w:div>
            <w:div w:id="206383714">
              <w:marLeft w:val="0"/>
              <w:marRight w:val="0"/>
              <w:marTop w:val="0"/>
              <w:marBottom w:val="0"/>
              <w:divBdr>
                <w:top w:val="none" w:sz="0" w:space="0" w:color="auto"/>
                <w:left w:val="none" w:sz="0" w:space="0" w:color="auto"/>
                <w:bottom w:val="none" w:sz="0" w:space="0" w:color="auto"/>
                <w:right w:val="none" w:sz="0" w:space="0" w:color="auto"/>
              </w:divBdr>
            </w:div>
            <w:div w:id="2022731716">
              <w:marLeft w:val="0"/>
              <w:marRight w:val="0"/>
              <w:marTop w:val="0"/>
              <w:marBottom w:val="0"/>
              <w:divBdr>
                <w:top w:val="none" w:sz="0" w:space="0" w:color="auto"/>
                <w:left w:val="none" w:sz="0" w:space="0" w:color="auto"/>
                <w:bottom w:val="none" w:sz="0" w:space="0" w:color="auto"/>
                <w:right w:val="none" w:sz="0" w:space="0" w:color="auto"/>
              </w:divBdr>
            </w:div>
            <w:div w:id="1353343686">
              <w:marLeft w:val="0"/>
              <w:marRight w:val="0"/>
              <w:marTop w:val="0"/>
              <w:marBottom w:val="0"/>
              <w:divBdr>
                <w:top w:val="none" w:sz="0" w:space="0" w:color="auto"/>
                <w:left w:val="none" w:sz="0" w:space="0" w:color="auto"/>
                <w:bottom w:val="none" w:sz="0" w:space="0" w:color="auto"/>
                <w:right w:val="none" w:sz="0" w:space="0" w:color="auto"/>
              </w:divBdr>
            </w:div>
            <w:div w:id="1647204083">
              <w:marLeft w:val="0"/>
              <w:marRight w:val="0"/>
              <w:marTop w:val="0"/>
              <w:marBottom w:val="0"/>
              <w:divBdr>
                <w:top w:val="none" w:sz="0" w:space="0" w:color="auto"/>
                <w:left w:val="none" w:sz="0" w:space="0" w:color="auto"/>
                <w:bottom w:val="none" w:sz="0" w:space="0" w:color="auto"/>
                <w:right w:val="none" w:sz="0" w:space="0" w:color="auto"/>
              </w:divBdr>
            </w:div>
            <w:div w:id="1196768634">
              <w:marLeft w:val="0"/>
              <w:marRight w:val="0"/>
              <w:marTop w:val="0"/>
              <w:marBottom w:val="0"/>
              <w:divBdr>
                <w:top w:val="none" w:sz="0" w:space="0" w:color="auto"/>
                <w:left w:val="none" w:sz="0" w:space="0" w:color="auto"/>
                <w:bottom w:val="none" w:sz="0" w:space="0" w:color="auto"/>
                <w:right w:val="none" w:sz="0" w:space="0" w:color="auto"/>
              </w:divBdr>
            </w:div>
            <w:div w:id="303003495">
              <w:marLeft w:val="0"/>
              <w:marRight w:val="0"/>
              <w:marTop w:val="0"/>
              <w:marBottom w:val="0"/>
              <w:divBdr>
                <w:top w:val="none" w:sz="0" w:space="0" w:color="auto"/>
                <w:left w:val="none" w:sz="0" w:space="0" w:color="auto"/>
                <w:bottom w:val="none" w:sz="0" w:space="0" w:color="auto"/>
                <w:right w:val="none" w:sz="0" w:space="0" w:color="auto"/>
              </w:divBdr>
            </w:div>
            <w:div w:id="1383165564">
              <w:marLeft w:val="0"/>
              <w:marRight w:val="0"/>
              <w:marTop w:val="0"/>
              <w:marBottom w:val="0"/>
              <w:divBdr>
                <w:top w:val="none" w:sz="0" w:space="0" w:color="auto"/>
                <w:left w:val="none" w:sz="0" w:space="0" w:color="auto"/>
                <w:bottom w:val="none" w:sz="0" w:space="0" w:color="auto"/>
                <w:right w:val="none" w:sz="0" w:space="0" w:color="auto"/>
              </w:divBdr>
            </w:div>
            <w:div w:id="1134912031">
              <w:marLeft w:val="0"/>
              <w:marRight w:val="0"/>
              <w:marTop w:val="0"/>
              <w:marBottom w:val="0"/>
              <w:divBdr>
                <w:top w:val="none" w:sz="0" w:space="0" w:color="auto"/>
                <w:left w:val="none" w:sz="0" w:space="0" w:color="auto"/>
                <w:bottom w:val="none" w:sz="0" w:space="0" w:color="auto"/>
                <w:right w:val="none" w:sz="0" w:space="0" w:color="auto"/>
              </w:divBdr>
            </w:div>
            <w:div w:id="1434469855">
              <w:marLeft w:val="0"/>
              <w:marRight w:val="0"/>
              <w:marTop w:val="0"/>
              <w:marBottom w:val="0"/>
              <w:divBdr>
                <w:top w:val="none" w:sz="0" w:space="0" w:color="auto"/>
                <w:left w:val="none" w:sz="0" w:space="0" w:color="auto"/>
                <w:bottom w:val="none" w:sz="0" w:space="0" w:color="auto"/>
                <w:right w:val="none" w:sz="0" w:space="0" w:color="auto"/>
              </w:divBdr>
            </w:div>
            <w:div w:id="666789242">
              <w:marLeft w:val="0"/>
              <w:marRight w:val="0"/>
              <w:marTop w:val="0"/>
              <w:marBottom w:val="0"/>
              <w:divBdr>
                <w:top w:val="none" w:sz="0" w:space="0" w:color="auto"/>
                <w:left w:val="none" w:sz="0" w:space="0" w:color="auto"/>
                <w:bottom w:val="none" w:sz="0" w:space="0" w:color="auto"/>
                <w:right w:val="none" w:sz="0" w:space="0" w:color="auto"/>
              </w:divBdr>
            </w:div>
            <w:div w:id="509175522">
              <w:marLeft w:val="0"/>
              <w:marRight w:val="0"/>
              <w:marTop w:val="0"/>
              <w:marBottom w:val="0"/>
              <w:divBdr>
                <w:top w:val="none" w:sz="0" w:space="0" w:color="auto"/>
                <w:left w:val="none" w:sz="0" w:space="0" w:color="auto"/>
                <w:bottom w:val="none" w:sz="0" w:space="0" w:color="auto"/>
                <w:right w:val="none" w:sz="0" w:space="0" w:color="auto"/>
              </w:divBdr>
            </w:div>
            <w:div w:id="22482954">
              <w:marLeft w:val="0"/>
              <w:marRight w:val="0"/>
              <w:marTop w:val="0"/>
              <w:marBottom w:val="0"/>
              <w:divBdr>
                <w:top w:val="none" w:sz="0" w:space="0" w:color="auto"/>
                <w:left w:val="none" w:sz="0" w:space="0" w:color="auto"/>
                <w:bottom w:val="none" w:sz="0" w:space="0" w:color="auto"/>
                <w:right w:val="none" w:sz="0" w:space="0" w:color="auto"/>
              </w:divBdr>
            </w:div>
            <w:div w:id="1868176424">
              <w:marLeft w:val="0"/>
              <w:marRight w:val="0"/>
              <w:marTop w:val="0"/>
              <w:marBottom w:val="0"/>
              <w:divBdr>
                <w:top w:val="none" w:sz="0" w:space="0" w:color="auto"/>
                <w:left w:val="none" w:sz="0" w:space="0" w:color="auto"/>
                <w:bottom w:val="none" w:sz="0" w:space="0" w:color="auto"/>
                <w:right w:val="none" w:sz="0" w:space="0" w:color="auto"/>
              </w:divBdr>
            </w:div>
            <w:div w:id="842663600">
              <w:marLeft w:val="0"/>
              <w:marRight w:val="0"/>
              <w:marTop w:val="0"/>
              <w:marBottom w:val="0"/>
              <w:divBdr>
                <w:top w:val="none" w:sz="0" w:space="0" w:color="auto"/>
                <w:left w:val="none" w:sz="0" w:space="0" w:color="auto"/>
                <w:bottom w:val="none" w:sz="0" w:space="0" w:color="auto"/>
                <w:right w:val="none" w:sz="0" w:space="0" w:color="auto"/>
              </w:divBdr>
            </w:div>
            <w:div w:id="638925735">
              <w:marLeft w:val="0"/>
              <w:marRight w:val="0"/>
              <w:marTop w:val="0"/>
              <w:marBottom w:val="0"/>
              <w:divBdr>
                <w:top w:val="none" w:sz="0" w:space="0" w:color="auto"/>
                <w:left w:val="none" w:sz="0" w:space="0" w:color="auto"/>
                <w:bottom w:val="none" w:sz="0" w:space="0" w:color="auto"/>
                <w:right w:val="none" w:sz="0" w:space="0" w:color="auto"/>
              </w:divBdr>
            </w:div>
            <w:div w:id="428475108">
              <w:marLeft w:val="0"/>
              <w:marRight w:val="0"/>
              <w:marTop w:val="0"/>
              <w:marBottom w:val="0"/>
              <w:divBdr>
                <w:top w:val="none" w:sz="0" w:space="0" w:color="auto"/>
                <w:left w:val="none" w:sz="0" w:space="0" w:color="auto"/>
                <w:bottom w:val="none" w:sz="0" w:space="0" w:color="auto"/>
                <w:right w:val="none" w:sz="0" w:space="0" w:color="auto"/>
              </w:divBdr>
            </w:div>
            <w:div w:id="2090034790">
              <w:marLeft w:val="0"/>
              <w:marRight w:val="0"/>
              <w:marTop w:val="0"/>
              <w:marBottom w:val="0"/>
              <w:divBdr>
                <w:top w:val="none" w:sz="0" w:space="0" w:color="auto"/>
                <w:left w:val="none" w:sz="0" w:space="0" w:color="auto"/>
                <w:bottom w:val="none" w:sz="0" w:space="0" w:color="auto"/>
                <w:right w:val="none" w:sz="0" w:space="0" w:color="auto"/>
              </w:divBdr>
            </w:div>
            <w:div w:id="2099591859">
              <w:marLeft w:val="0"/>
              <w:marRight w:val="0"/>
              <w:marTop w:val="0"/>
              <w:marBottom w:val="0"/>
              <w:divBdr>
                <w:top w:val="none" w:sz="0" w:space="0" w:color="auto"/>
                <w:left w:val="none" w:sz="0" w:space="0" w:color="auto"/>
                <w:bottom w:val="none" w:sz="0" w:space="0" w:color="auto"/>
                <w:right w:val="none" w:sz="0" w:space="0" w:color="auto"/>
              </w:divBdr>
            </w:div>
            <w:div w:id="166141211">
              <w:marLeft w:val="0"/>
              <w:marRight w:val="0"/>
              <w:marTop w:val="0"/>
              <w:marBottom w:val="0"/>
              <w:divBdr>
                <w:top w:val="none" w:sz="0" w:space="0" w:color="auto"/>
                <w:left w:val="none" w:sz="0" w:space="0" w:color="auto"/>
                <w:bottom w:val="none" w:sz="0" w:space="0" w:color="auto"/>
                <w:right w:val="none" w:sz="0" w:space="0" w:color="auto"/>
              </w:divBdr>
            </w:div>
            <w:div w:id="374234050">
              <w:marLeft w:val="0"/>
              <w:marRight w:val="0"/>
              <w:marTop w:val="0"/>
              <w:marBottom w:val="0"/>
              <w:divBdr>
                <w:top w:val="none" w:sz="0" w:space="0" w:color="auto"/>
                <w:left w:val="none" w:sz="0" w:space="0" w:color="auto"/>
                <w:bottom w:val="none" w:sz="0" w:space="0" w:color="auto"/>
                <w:right w:val="none" w:sz="0" w:space="0" w:color="auto"/>
              </w:divBdr>
            </w:div>
            <w:div w:id="1013991458">
              <w:marLeft w:val="0"/>
              <w:marRight w:val="0"/>
              <w:marTop w:val="0"/>
              <w:marBottom w:val="0"/>
              <w:divBdr>
                <w:top w:val="none" w:sz="0" w:space="0" w:color="auto"/>
                <w:left w:val="none" w:sz="0" w:space="0" w:color="auto"/>
                <w:bottom w:val="none" w:sz="0" w:space="0" w:color="auto"/>
                <w:right w:val="none" w:sz="0" w:space="0" w:color="auto"/>
              </w:divBdr>
            </w:div>
            <w:div w:id="1348872578">
              <w:marLeft w:val="0"/>
              <w:marRight w:val="0"/>
              <w:marTop w:val="0"/>
              <w:marBottom w:val="0"/>
              <w:divBdr>
                <w:top w:val="none" w:sz="0" w:space="0" w:color="auto"/>
                <w:left w:val="none" w:sz="0" w:space="0" w:color="auto"/>
                <w:bottom w:val="none" w:sz="0" w:space="0" w:color="auto"/>
                <w:right w:val="none" w:sz="0" w:space="0" w:color="auto"/>
              </w:divBdr>
            </w:div>
            <w:div w:id="1803765355">
              <w:marLeft w:val="0"/>
              <w:marRight w:val="0"/>
              <w:marTop w:val="0"/>
              <w:marBottom w:val="0"/>
              <w:divBdr>
                <w:top w:val="none" w:sz="0" w:space="0" w:color="auto"/>
                <w:left w:val="none" w:sz="0" w:space="0" w:color="auto"/>
                <w:bottom w:val="none" w:sz="0" w:space="0" w:color="auto"/>
                <w:right w:val="none" w:sz="0" w:space="0" w:color="auto"/>
              </w:divBdr>
            </w:div>
            <w:div w:id="175459638">
              <w:marLeft w:val="0"/>
              <w:marRight w:val="0"/>
              <w:marTop w:val="0"/>
              <w:marBottom w:val="0"/>
              <w:divBdr>
                <w:top w:val="none" w:sz="0" w:space="0" w:color="auto"/>
                <w:left w:val="none" w:sz="0" w:space="0" w:color="auto"/>
                <w:bottom w:val="none" w:sz="0" w:space="0" w:color="auto"/>
                <w:right w:val="none" w:sz="0" w:space="0" w:color="auto"/>
              </w:divBdr>
            </w:div>
            <w:div w:id="826240384">
              <w:marLeft w:val="0"/>
              <w:marRight w:val="0"/>
              <w:marTop w:val="0"/>
              <w:marBottom w:val="0"/>
              <w:divBdr>
                <w:top w:val="none" w:sz="0" w:space="0" w:color="auto"/>
                <w:left w:val="none" w:sz="0" w:space="0" w:color="auto"/>
                <w:bottom w:val="none" w:sz="0" w:space="0" w:color="auto"/>
                <w:right w:val="none" w:sz="0" w:space="0" w:color="auto"/>
              </w:divBdr>
            </w:div>
            <w:div w:id="1792629368">
              <w:marLeft w:val="0"/>
              <w:marRight w:val="0"/>
              <w:marTop w:val="0"/>
              <w:marBottom w:val="0"/>
              <w:divBdr>
                <w:top w:val="none" w:sz="0" w:space="0" w:color="auto"/>
                <w:left w:val="none" w:sz="0" w:space="0" w:color="auto"/>
                <w:bottom w:val="none" w:sz="0" w:space="0" w:color="auto"/>
                <w:right w:val="none" w:sz="0" w:space="0" w:color="auto"/>
              </w:divBdr>
            </w:div>
            <w:div w:id="1253009074">
              <w:marLeft w:val="0"/>
              <w:marRight w:val="0"/>
              <w:marTop w:val="0"/>
              <w:marBottom w:val="0"/>
              <w:divBdr>
                <w:top w:val="none" w:sz="0" w:space="0" w:color="auto"/>
                <w:left w:val="none" w:sz="0" w:space="0" w:color="auto"/>
                <w:bottom w:val="none" w:sz="0" w:space="0" w:color="auto"/>
                <w:right w:val="none" w:sz="0" w:space="0" w:color="auto"/>
              </w:divBdr>
            </w:div>
            <w:div w:id="174726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853164">
      <w:bodyDiv w:val="1"/>
      <w:marLeft w:val="0"/>
      <w:marRight w:val="0"/>
      <w:marTop w:val="0"/>
      <w:marBottom w:val="0"/>
      <w:divBdr>
        <w:top w:val="none" w:sz="0" w:space="0" w:color="auto"/>
        <w:left w:val="none" w:sz="0" w:space="0" w:color="auto"/>
        <w:bottom w:val="none" w:sz="0" w:space="0" w:color="auto"/>
        <w:right w:val="none" w:sz="0" w:space="0" w:color="auto"/>
      </w:divBdr>
      <w:divsChild>
        <w:div w:id="2140564164">
          <w:marLeft w:val="480"/>
          <w:marRight w:val="0"/>
          <w:marTop w:val="0"/>
          <w:marBottom w:val="0"/>
          <w:divBdr>
            <w:top w:val="none" w:sz="0" w:space="0" w:color="auto"/>
            <w:left w:val="none" w:sz="0" w:space="0" w:color="auto"/>
            <w:bottom w:val="none" w:sz="0" w:space="0" w:color="auto"/>
            <w:right w:val="none" w:sz="0" w:space="0" w:color="auto"/>
          </w:divBdr>
          <w:divsChild>
            <w:div w:id="198662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029988">
      <w:bodyDiv w:val="1"/>
      <w:marLeft w:val="0"/>
      <w:marRight w:val="0"/>
      <w:marTop w:val="0"/>
      <w:marBottom w:val="0"/>
      <w:divBdr>
        <w:top w:val="none" w:sz="0" w:space="0" w:color="auto"/>
        <w:left w:val="none" w:sz="0" w:space="0" w:color="auto"/>
        <w:bottom w:val="none" w:sz="0" w:space="0" w:color="auto"/>
        <w:right w:val="none" w:sz="0" w:space="0" w:color="auto"/>
      </w:divBdr>
      <w:divsChild>
        <w:div w:id="1941835597">
          <w:marLeft w:val="0"/>
          <w:marRight w:val="0"/>
          <w:marTop w:val="0"/>
          <w:marBottom w:val="0"/>
          <w:divBdr>
            <w:top w:val="none" w:sz="0" w:space="0" w:color="auto"/>
            <w:left w:val="none" w:sz="0" w:space="0" w:color="auto"/>
            <w:bottom w:val="none" w:sz="0" w:space="0" w:color="auto"/>
            <w:right w:val="none" w:sz="0" w:space="0" w:color="auto"/>
          </w:divBdr>
          <w:divsChild>
            <w:div w:id="891501072">
              <w:marLeft w:val="0"/>
              <w:marRight w:val="0"/>
              <w:marTop w:val="0"/>
              <w:marBottom w:val="0"/>
              <w:divBdr>
                <w:top w:val="none" w:sz="0" w:space="0" w:color="auto"/>
                <w:left w:val="none" w:sz="0" w:space="0" w:color="auto"/>
                <w:bottom w:val="none" w:sz="0" w:space="0" w:color="auto"/>
                <w:right w:val="none" w:sz="0" w:space="0" w:color="auto"/>
              </w:divBdr>
            </w:div>
            <w:div w:id="87890886">
              <w:marLeft w:val="0"/>
              <w:marRight w:val="0"/>
              <w:marTop w:val="0"/>
              <w:marBottom w:val="0"/>
              <w:divBdr>
                <w:top w:val="none" w:sz="0" w:space="0" w:color="auto"/>
                <w:left w:val="none" w:sz="0" w:space="0" w:color="auto"/>
                <w:bottom w:val="none" w:sz="0" w:space="0" w:color="auto"/>
                <w:right w:val="none" w:sz="0" w:space="0" w:color="auto"/>
              </w:divBdr>
            </w:div>
            <w:div w:id="201019107">
              <w:marLeft w:val="0"/>
              <w:marRight w:val="0"/>
              <w:marTop w:val="0"/>
              <w:marBottom w:val="0"/>
              <w:divBdr>
                <w:top w:val="none" w:sz="0" w:space="0" w:color="auto"/>
                <w:left w:val="none" w:sz="0" w:space="0" w:color="auto"/>
                <w:bottom w:val="none" w:sz="0" w:space="0" w:color="auto"/>
                <w:right w:val="none" w:sz="0" w:space="0" w:color="auto"/>
              </w:divBdr>
            </w:div>
            <w:div w:id="2114205456">
              <w:marLeft w:val="0"/>
              <w:marRight w:val="0"/>
              <w:marTop w:val="0"/>
              <w:marBottom w:val="0"/>
              <w:divBdr>
                <w:top w:val="none" w:sz="0" w:space="0" w:color="auto"/>
                <w:left w:val="none" w:sz="0" w:space="0" w:color="auto"/>
                <w:bottom w:val="none" w:sz="0" w:space="0" w:color="auto"/>
                <w:right w:val="none" w:sz="0" w:space="0" w:color="auto"/>
              </w:divBdr>
            </w:div>
            <w:div w:id="2076392678">
              <w:marLeft w:val="0"/>
              <w:marRight w:val="0"/>
              <w:marTop w:val="0"/>
              <w:marBottom w:val="0"/>
              <w:divBdr>
                <w:top w:val="none" w:sz="0" w:space="0" w:color="auto"/>
                <w:left w:val="none" w:sz="0" w:space="0" w:color="auto"/>
                <w:bottom w:val="none" w:sz="0" w:space="0" w:color="auto"/>
                <w:right w:val="none" w:sz="0" w:space="0" w:color="auto"/>
              </w:divBdr>
            </w:div>
            <w:div w:id="1831017268">
              <w:marLeft w:val="0"/>
              <w:marRight w:val="0"/>
              <w:marTop w:val="0"/>
              <w:marBottom w:val="0"/>
              <w:divBdr>
                <w:top w:val="none" w:sz="0" w:space="0" w:color="auto"/>
                <w:left w:val="none" w:sz="0" w:space="0" w:color="auto"/>
                <w:bottom w:val="none" w:sz="0" w:space="0" w:color="auto"/>
                <w:right w:val="none" w:sz="0" w:space="0" w:color="auto"/>
              </w:divBdr>
            </w:div>
            <w:div w:id="946734383">
              <w:marLeft w:val="0"/>
              <w:marRight w:val="0"/>
              <w:marTop w:val="0"/>
              <w:marBottom w:val="0"/>
              <w:divBdr>
                <w:top w:val="none" w:sz="0" w:space="0" w:color="auto"/>
                <w:left w:val="none" w:sz="0" w:space="0" w:color="auto"/>
                <w:bottom w:val="none" w:sz="0" w:space="0" w:color="auto"/>
                <w:right w:val="none" w:sz="0" w:space="0" w:color="auto"/>
              </w:divBdr>
            </w:div>
            <w:div w:id="1870797911">
              <w:marLeft w:val="0"/>
              <w:marRight w:val="0"/>
              <w:marTop w:val="0"/>
              <w:marBottom w:val="0"/>
              <w:divBdr>
                <w:top w:val="none" w:sz="0" w:space="0" w:color="auto"/>
                <w:left w:val="none" w:sz="0" w:space="0" w:color="auto"/>
                <w:bottom w:val="none" w:sz="0" w:space="0" w:color="auto"/>
                <w:right w:val="none" w:sz="0" w:space="0" w:color="auto"/>
              </w:divBdr>
            </w:div>
            <w:div w:id="874654950">
              <w:marLeft w:val="0"/>
              <w:marRight w:val="0"/>
              <w:marTop w:val="0"/>
              <w:marBottom w:val="0"/>
              <w:divBdr>
                <w:top w:val="none" w:sz="0" w:space="0" w:color="auto"/>
                <w:left w:val="none" w:sz="0" w:space="0" w:color="auto"/>
                <w:bottom w:val="none" w:sz="0" w:space="0" w:color="auto"/>
                <w:right w:val="none" w:sz="0" w:space="0" w:color="auto"/>
              </w:divBdr>
            </w:div>
            <w:div w:id="157231330">
              <w:marLeft w:val="0"/>
              <w:marRight w:val="0"/>
              <w:marTop w:val="0"/>
              <w:marBottom w:val="0"/>
              <w:divBdr>
                <w:top w:val="none" w:sz="0" w:space="0" w:color="auto"/>
                <w:left w:val="none" w:sz="0" w:space="0" w:color="auto"/>
                <w:bottom w:val="none" w:sz="0" w:space="0" w:color="auto"/>
                <w:right w:val="none" w:sz="0" w:space="0" w:color="auto"/>
              </w:divBdr>
            </w:div>
            <w:div w:id="1936555344">
              <w:marLeft w:val="0"/>
              <w:marRight w:val="0"/>
              <w:marTop w:val="0"/>
              <w:marBottom w:val="0"/>
              <w:divBdr>
                <w:top w:val="none" w:sz="0" w:space="0" w:color="auto"/>
                <w:left w:val="none" w:sz="0" w:space="0" w:color="auto"/>
                <w:bottom w:val="none" w:sz="0" w:space="0" w:color="auto"/>
                <w:right w:val="none" w:sz="0" w:space="0" w:color="auto"/>
              </w:divBdr>
            </w:div>
            <w:div w:id="99877198">
              <w:marLeft w:val="0"/>
              <w:marRight w:val="0"/>
              <w:marTop w:val="0"/>
              <w:marBottom w:val="0"/>
              <w:divBdr>
                <w:top w:val="none" w:sz="0" w:space="0" w:color="auto"/>
                <w:left w:val="none" w:sz="0" w:space="0" w:color="auto"/>
                <w:bottom w:val="none" w:sz="0" w:space="0" w:color="auto"/>
                <w:right w:val="none" w:sz="0" w:space="0" w:color="auto"/>
              </w:divBdr>
            </w:div>
            <w:div w:id="611519731">
              <w:marLeft w:val="0"/>
              <w:marRight w:val="0"/>
              <w:marTop w:val="0"/>
              <w:marBottom w:val="0"/>
              <w:divBdr>
                <w:top w:val="none" w:sz="0" w:space="0" w:color="auto"/>
                <w:left w:val="none" w:sz="0" w:space="0" w:color="auto"/>
                <w:bottom w:val="none" w:sz="0" w:space="0" w:color="auto"/>
                <w:right w:val="none" w:sz="0" w:space="0" w:color="auto"/>
              </w:divBdr>
            </w:div>
            <w:div w:id="1636717208">
              <w:marLeft w:val="0"/>
              <w:marRight w:val="0"/>
              <w:marTop w:val="0"/>
              <w:marBottom w:val="0"/>
              <w:divBdr>
                <w:top w:val="none" w:sz="0" w:space="0" w:color="auto"/>
                <w:left w:val="none" w:sz="0" w:space="0" w:color="auto"/>
                <w:bottom w:val="none" w:sz="0" w:space="0" w:color="auto"/>
                <w:right w:val="none" w:sz="0" w:space="0" w:color="auto"/>
              </w:divBdr>
            </w:div>
            <w:div w:id="1000087429">
              <w:marLeft w:val="0"/>
              <w:marRight w:val="0"/>
              <w:marTop w:val="0"/>
              <w:marBottom w:val="0"/>
              <w:divBdr>
                <w:top w:val="none" w:sz="0" w:space="0" w:color="auto"/>
                <w:left w:val="none" w:sz="0" w:space="0" w:color="auto"/>
                <w:bottom w:val="none" w:sz="0" w:space="0" w:color="auto"/>
                <w:right w:val="none" w:sz="0" w:space="0" w:color="auto"/>
              </w:divBdr>
            </w:div>
            <w:div w:id="1364164323">
              <w:marLeft w:val="0"/>
              <w:marRight w:val="0"/>
              <w:marTop w:val="0"/>
              <w:marBottom w:val="0"/>
              <w:divBdr>
                <w:top w:val="none" w:sz="0" w:space="0" w:color="auto"/>
                <w:left w:val="none" w:sz="0" w:space="0" w:color="auto"/>
                <w:bottom w:val="none" w:sz="0" w:space="0" w:color="auto"/>
                <w:right w:val="none" w:sz="0" w:space="0" w:color="auto"/>
              </w:divBdr>
            </w:div>
            <w:div w:id="1965581132">
              <w:marLeft w:val="0"/>
              <w:marRight w:val="0"/>
              <w:marTop w:val="0"/>
              <w:marBottom w:val="0"/>
              <w:divBdr>
                <w:top w:val="none" w:sz="0" w:space="0" w:color="auto"/>
                <w:left w:val="none" w:sz="0" w:space="0" w:color="auto"/>
                <w:bottom w:val="none" w:sz="0" w:space="0" w:color="auto"/>
                <w:right w:val="none" w:sz="0" w:space="0" w:color="auto"/>
              </w:divBdr>
            </w:div>
            <w:div w:id="186531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354441">
      <w:bodyDiv w:val="1"/>
      <w:marLeft w:val="0"/>
      <w:marRight w:val="0"/>
      <w:marTop w:val="0"/>
      <w:marBottom w:val="0"/>
      <w:divBdr>
        <w:top w:val="none" w:sz="0" w:space="0" w:color="auto"/>
        <w:left w:val="none" w:sz="0" w:space="0" w:color="auto"/>
        <w:bottom w:val="none" w:sz="0" w:space="0" w:color="auto"/>
        <w:right w:val="none" w:sz="0" w:space="0" w:color="auto"/>
      </w:divBdr>
      <w:divsChild>
        <w:div w:id="1156141436">
          <w:marLeft w:val="0"/>
          <w:marRight w:val="0"/>
          <w:marTop w:val="0"/>
          <w:marBottom w:val="0"/>
          <w:divBdr>
            <w:top w:val="none" w:sz="0" w:space="0" w:color="auto"/>
            <w:left w:val="none" w:sz="0" w:space="0" w:color="auto"/>
            <w:bottom w:val="none" w:sz="0" w:space="0" w:color="auto"/>
            <w:right w:val="none" w:sz="0" w:space="0" w:color="auto"/>
          </w:divBdr>
          <w:divsChild>
            <w:div w:id="1082221972">
              <w:marLeft w:val="0"/>
              <w:marRight w:val="0"/>
              <w:marTop w:val="0"/>
              <w:marBottom w:val="0"/>
              <w:divBdr>
                <w:top w:val="none" w:sz="0" w:space="0" w:color="auto"/>
                <w:left w:val="none" w:sz="0" w:space="0" w:color="auto"/>
                <w:bottom w:val="none" w:sz="0" w:space="0" w:color="auto"/>
                <w:right w:val="none" w:sz="0" w:space="0" w:color="auto"/>
              </w:divBdr>
            </w:div>
            <w:div w:id="1977563538">
              <w:marLeft w:val="0"/>
              <w:marRight w:val="0"/>
              <w:marTop w:val="0"/>
              <w:marBottom w:val="0"/>
              <w:divBdr>
                <w:top w:val="none" w:sz="0" w:space="0" w:color="auto"/>
                <w:left w:val="none" w:sz="0" w:space="0" w:color="auto"/>
                <w:bottom w:val="none" w:sz="0" w:space="0" w:color="auto"/>
                <w:right w:val="none" w:sz="0" w:space="0" w:color="auto"/>
              </w:divBdr>
            </w:div>
            <w:div w:id="483007501">
              <w:marLeft w:val="0"/>
              <w:marRight w:val="0"/>
              <w:marTop w:val="0"/>
              <w:marBottom w:val="0"/>
              <w:divBdr>
                <w:top w:val="none" w:sz="0" w:space="0" w:color="auto"/>
                <w:left w:val="none" w:sz="0" w:space="0" w:color="auto"/>
                <w:bottom w:val="none" w:sz="0" w:space="0" w:color="auto"/>
                <w:right w:val="none" w:sz="0" w:space="0" w:color="auto"/>
              </w:divBdr>
            </w:div>
            <w:div w:id="588202163">
              <w:marLeft w:val="0"/>
              <w:marRight w:val="0"/>
              <w:marTop w:val="0"/>
              <w:marBottom w:val="0"/>
              <w:divBdr>
                <w:top w:val="none" w:sz="0" w:space="0" w:color="auto"/>
                <w:left w:val="none" w:sz="0" w:space="0" w:color="auto"/>
                <w:bottom w:val="none" w:sz="0" w:space="0" w:color="auto"/>
                <w:right w:val="none" w:sz="0" w:space="0" w:color="auto"/>
              </w:divBdr>
            </w:div>
            <w:div w:id="1031801161">
              <w:marLeft w:val="0"/>
              <w:marRight w:val="0"/>
              <w:marTop w:val="0"/>
              <w:marBottom w:val="0"/>
              <w:divBdr>
                <w:top w:val="none" w:sz="0" w:space="0" w:color="auto"/>
                <w:left w:val="none" w:sz="0" w:space="0" w:color="auto"/>
                <w:bottom w:val="none" w:sz="0" w:space="0" w:color="auto"/>
                <w:right w:val="none" w:sz="0" w:space="0" w:color="auto"/>
              </w:divBdr>
            </w:div>
            <w:div w:id="940186346">
              <w:marLeft w:val="0"/>
              <w:marRight w:val="0"/>
              <w:marTop w:val="0"/>
              <w:marBottom w:val="0"/>
              <w:divBdr>
                <w:top w:val="none" w:sz="0" w:space="0" w:color="auto"/>
                <w:left w:val="none" w:sz="0" w:space="0" w:color="auto"/>
                <w:bottom w:val="none" w:sz="0" w:space="0" w:color="auto"/>
                <w:right w:val="none" w:sz="0" w:space="0" w:color="auto"/>
              </w:divBdr>
            </w:div>
            <w:div w:id="377819885">
              <w:marLeft w:val="0"/>
              <w:marRight w:val="0"/>
              <w:marTop w:val="0"/>
              <w:marBottom w:val="0"/>
              <w:divBdr>
                <w:top w:val="none" w:sz="0" w:space="0" w:color="auto"/>
                <w:left w:val="none" w:sz="0" w:space="0" w:color="auto"/>
                <w:bottom w:val="none" w:sz="0" w:space="0" w:color="auto"/>
                <w:right w:val="none" w:sz="0" w:space="0" w:color="auto"/>
              </w:divBdr>
            </w:div>
            <w:div w:id="538323595">
              <w:marLeft w:val="0"/>
              <w:marRight w:val="0"/>
              <w:marTop w:val="0"/>
              <w:marBottom w:val="0"/>
              <w:divBdr>
                <w:top w:val="none" w:sz="0" w:space="0" w:color="auto"/>
                <w:left w:val="none" w:sz="0" w:space="0" w:color="auto"/>
                <w:bottom w:val="none" w:sz="0" w:space="0" w:color="auto"/>
                <w:right w:val="none" w:sz="0" w:space="0" w:color="auto"/>
              </w:divBdr>
            </w:div>
            <w:div w:id="557664932">
              <w:marLeft w:val="0"/>
              <w:marRight w:val="0"/>
              <w:marTop w:val="0"/>
              <w:marBottom w:val="0"/>
              <w:divBdr>
                <w:top w:val="none" w:sz="0" w:space="0" w:color="auto"/>
                <w:left w:val="none" w:sz="0" w:space="0" w:color="auto"/>
                <w:bottom w:val="none" w:sz="0" w:space="0" w:color="auto"/>
                <w:right w:val="none" w:sz="0" w:space="0" w:color="auto"/>
              </w:divBdr>
            </w:div>
            <w:div w:id="275212961">
              <w:marLeft w:val="0"/>
              <w:marRight w:val="0"/>
              <w:marTop w:val="0"/>
              <w:marBottom w:val="0"/>
              <w:divBdr>
                <w:top w:val="none" w:sz="0" w:space="0" w:color="auto"/>
                <w:left w:val="none" w:sz="0" w:space="0" w:color="auto"/>
                <w:bottom w:val="none" w:sz="0" w:space="0" w:color="auto"/>
                <w:right w:val="none" w:sz="0" w:space="0" w:color="auto"/>
              </w:divBdr>
            </w:div>
            <w:div w:id="1510872718">
              <w:marLeft w:val="0"/>
              <w:marRight w:val="0"/>
              <w:marTop w:val="0"/>
              <w:marBottom w:val="0"/>
              <w:divBdr>
                <w:top w:val="none" w:sz="0" w:space="0" w:color="auto"/>
                <w:left w:val="none" w:sz="0" w:space="0" w:color="auto"/>
                <w:bottom w:val="none" w:sz="0" w:space="0" w:color="auto"/>
                <w:right w:val="none" w:sz="0" w:space="0" w:color="auto"/>
              </w:divBdr>
            </w:div>
            <w:div w:id="1729768972">
              <w:marLeft w:val="0"/>
              <w:marRight w:val="0"/>
              <w:marTop w:val="0"/>
              <w:marBottom w:val="0"/>
              <w:divBdr>
                <w:top w:val="none" w:sz="0" w:space="0" w:color="auto"/>
                <w:left w:val="none" w:sz="0" w:space="0" w:color="auto"/>
                <w:bottom w:val="none" w:sz="0" w:space="0" w:color="auto"/>
                <w:right w:val="none" w:sz="0" w:space="0" w:color="auto"/>
              </w:divBdr>
            </w:div>
            <w:div w:id="716321847">
              <w:marLeft w:val="0"/>
              <w:marRight w:val="0"/>
              <w:marTop w:val="0"/>
              <w:marBottom w:val="0"/>
              <w:divBdr>
                <w:top w:val="none" w:sz="0" w:space="0" w:color="auto"/>
                <w:left w:val="none" w:sz="0" w:space="0" w:color="auto"/>
                <w:bottom w:val="none" w:sz="0" w:space="0" w:color="auto"/>
                <w:right w:val="none" w:sz="0" w:space="0" w:color="auto"/>
              </w:divBdr>
            </w:div>
            <w:div w:id="760493401">
              <w:marLeft w:val="0"/>
              <w:marRight w:val="0"/>
              <w:marTop w:val="0"/>
              <w:marBottom w:val="0"/>
              <w:divBdr>
                <w:top w:val="none" w:sz="0" w:space="0" w:color="auto"/>
                <w:left w:val="none" w:sz="0" w:space="0" w:color="auto"/>
                <w:bottom w:val="none" w:sz="0" w:space="0" w:color="auto"/>
                <w:right w:val="none" w:sz="0" w:space="0" w:color="auto"/>
              </w:divBdr>
            </w:div>
            <w:div w:id="806167508">
              <w:marLeft w:val="0"/>
              <w:marRight w:val="0"/>
              <w:marTop w:val="0"/>
              <w:marBottom w:val="0"/>
              <w:divBdr>
                <w:top w:val="none" w:sz="0" w:space="0" w:color="auto"/>
                <w:left w:val="none" w:sz="0" w:space="0" w:color="auto"/>
                <w:bottom w:val="none" w:sz="0" w:space="0" w:color="auto"/>
                <w:right w:val="none" w:sz="0" w:space="0" w:color="auto"/>
              </w:divBdr>
            </w:div>
            <w:div w:id="271130464">
              <w:marLeft w:val="0"/>
              <w:marRight w:val="0"/>
              <w:marTop w:val="0"/>
              <w:marBottom w:val="0"/>
              <w:divBdr>
                <w:top w:val="none" w:sz="0" w:space="0" w:color="auto"/>
                <w:left w:val="none" w:sz="0" w:space="0" w:color="auto"/>
                <w:bottom w:val="none" w:sz="0" w:space="0" w:color="auto"/>
                <w:right w:val="none" w:sz="0" w:space="0" w:color="auto"/>
              </w:divBdr>
            </w:div>
            <w:div w:id="914439892">
              <w:marLeft w:val="0"/>
              <w:marRight w:val="0"/>
              <w:marTop w:val="0"/>
              <w:marBottom w:val="0"/>
              <w:divBdr>
                <w:top w:val="none" w:sz="0" w:space="0" w:color="auto"/>
                <w:left w:val="none" w:sz="0" w:space="0" w:color="auto"/>
                <w:bottom w:val="none" w:sz="0" w:space="0" w:color="auto"/>
                <w:right w:val="none" w:sz="0" w:space="0" w:color="auto"/>
              </w:divBdr>
            </w:div>
            <w:div w:id="1948928804">
              <w:marLeft w:val="0"/>
              <w:marRight w:val="0"/>
              <w:marTop w:val="0"/>
              <w:marBottom w:val="0"/>
              <w:divBdr>
                <w:top w:val="none" w:sz="0" w:space="0" w:color="auto"/>
                <w:left w:val="none" w:sz="0" w:space="0" w:color="auto"/>
                <w:bottom w:val="none" w:sz="0" w:space="0" w:color="auto"/>
                <w:right w:val="none" w:sz="0" w:space="0" w:color="auto"/>
              </w:divBdr>
            </w:div>
            <w:div w:id="1270774874">
              <w:marLeft w:val="0"/>
              <w:marRight w:val="0"/>
              <w:marTop w:val="0"/>
              <w:marBottom w:val="0"/>
              <w:divBdr>
                <w:top w:val="none" w:sz="0" w:space="0" w:color="auto"/>
                <w:left w:val="none" w:sz="0" w:space="0" w:color="auto"/>
                <w:bottom w:val="none" w:sz="0" w:space="0" w:color="auto"/>
                <w:right w:val="none" w:sz="0" w:space="0" w:color="auto"/>
              </w:divBdr>
            </w:div>
            <w:div w:id="610555443">
              <w:marLeft w:val="0"/>
              <w:marRight w:val="0"/>
              <w:marTop w:val="0"/>
              <w:marBottom w:val="0"/>
              <w:divBdr>
                <w:top w:val="none" w:sz="0" w:space="0" w:color="auto"/>
                <w:left w:val="none" w:sz="0" w:space="0" w:color="auto"/>
                <w:bottom w:val="none" w:sz="0" w:space="0" w:color="auto"/>
                <w:right w:val="none" w:sz="0" w:space="0" w:color="auto"/>
              </w:divBdr>
            </w:div>
            <w:div w:id="54208044">
              <w:marLeft w:val="0"/>
              <w:marRight w:val="0"/>
              <w:marTop w:val="0"/>
              <w:marBottom w:val="0"/>
              <w:divBdr>
                <w:top w:val="none" w:sz="0" w:space="0" w:color="auto"/>
                <w:left w:val="none" w:sz="0" w:space="0" w:color="auto"/>
                <w:bottom w:val="none" w:sz="0" w:space="0" w:color="auto"/>
                <w:right w:val="none" w:sz="0" w:space="0" w:color="auto"/>
              </w:divBdr>
            </w:div>
            <w:div w:id="134488046">
              <w:marLeft w:val="0"/>
              <w:marRight w:val="0"/>
              <w:marTop w:val="0"/>
              <w:marBottom w:val="0"/>
              <w:divBdr>
                <w:top w:val="none" w:sz="0" w:space="0" w:color="auto"/>
                <w:left w:val="none" w:sz="0" w:space="0" w:color="auto"/>
                <w:bottom w:val="none" w:sz="0" w:space="0" w:color="auto"/>
                <w:right w:val="none" w:sz="0" w:space="0" w:color="auto"/>
              </w:divBdr>
            </w:div>
            <w:div w:id="1852640157">
              <w:marLeft w:val="0"/>
              <w:marRight w:val="0"/>
              <w:marTop w:val="0"/>
              <w:marBottom w:val="0"/>
              <w:divBdr>
                <w:top w:val="none" w:sz="0" w:space="0" w:color="auto"/>
                <w:left w:val="none" w:sz="0" w:space="0" w:color="auto"/>
                <w:bottom w:val="none" w:sz="0" w:space="0" w:color="auto"/>
                <w:right w:val="none" w:sz="0" w:space="0" w:color="auto"/>
              </w:divBdr>
            </w:div>
            <w:div w:id="5835028">
              <w:marLeft w:val="0"/>
              <w:marRight w:val="0"/>
              <w:marTop w:val="0"/>
              <w:marBottom w:val="0"/>
              <w:divBdr>
                <w:top w:val="none" w:sz="0" w:space="0" w:color="auto"/>
                <w:left w:val="none" w:sz="0" w:space="0" w:color="auto"/>
                <w:bottom w:val="none" w:sz="0" w:space="0" w:color="auto"/>
                <w:right w:val="none" w:sz="0" w:space="0" w:color="auto"/>
              </w:divBdr>
            </w:div>
            <w:div w:id="1350377642">
              <w:marLeft w:val="0"/>
              <w:marRight w:val="0"/>
              <w:marTop w:val="0"/>
              <w:marBottom w:val="0"/>
              <w:divBdr>
                <w:top w:val="none" w:sz="0" w:space="0" w:color="auto"/>
                <w:left w:val="none" w:sz="0" w:space="0" w:color="auto"/>
                <w:bottom w:val="none" w:sz="0" w:space="0" w:color="auto"/>
                <w:right w:val="none" w:sz="0" w:space="0" w:color="auto"/>
              </w:divBdr>
            </w:div>
            <w:div w:id="1000960060">
              <w:marLeft w:val="0"/>
              <w:marRight w:val="0"/>
              <w:marTop w:val="0"/>
              <w:marBottom w:val="0"/>
              <w:divBdr>
                <w:top w:val="none" w:sz="0" w:space="0" w:color="auto"/>
                <w:left w:val="none" w:sz="0" w:space="0" w:color="auto"/>
                <w:bottom w:val="none" w:sz="0" w:space="0" w:color="auto"/>
                <w:right w:val="none" w:sz="0" w:space="0" w:color="auto"/>
              </w:divBdr>
            </w:div>
            <w:div w:id="1783108887">
              <w:marLeft w:val="0"/>
              <w:marRight w:val="0"/>
              <w:marTop w:val="0"/>
              <w:marBottom w:val="0"/>
              <w:divBdr>
                <w:top w:val="none" w:sz="0" w:space="0" w:color="auto"/>
                <w:left w:val="none" w:sz="0" w:space="0" w:color="auto"/>
                <w:bottom w:val="none" w:sz="0" w:space="0" w:color="auto"/>
                <w:right w:val="none" w:sz="0" w:space="0" w:color="auto"/>
              </w:divBdr>
            </w:div>
            <w:div w:id="781727609">
              <w:marLeft w:val="0"/>
              <w:marRight w:val="0"/>
              <w:marTop w:val="0"/>
              <w:marBottom w:val="0"/>
              <w:divBdr>
                <w:top w:val="none" w:sz="0" w:space="0" w:color="auto"/>
                <w:left w:val="none" w:sz="0" w:space="0" w:color="auto"/>
                <w:bottom w:val="none" w:sz="0" w:space="0" w:color="auto"/>
                <w:right w:val="none" w:sz="0" w:space="0" w:color="auto"/>
              </w:divBdr>
            </w:div>
            <w:div w:id="769862415">
              <w:marLeft w:val="0"/>
              <w:marRight w:val="0"/>
              <w:marTop w:val="0"/>
              <w:marBottom w:val="0"/>
              <w:divBdr>
                <w:top w:val="none" w:sz="0" w:space="0" w:color="auto"/>
                <w:left w:val="none" w:sz="0" w:space="0" w:color="auto"/>
                <w:bottom w:val="none" w:sz="0" w:space="0" w:color="auto"/>
                <w:right w:val="none" w:sz="0" w:space="0" w:color="auto"/>
              </w:divBdr>
            </w:div>
            <w:div w:id="1728065027">
              <w:marLeft w:val="0"/>
              <w:marRight w:val="0"/>
              <w:marTop w:val="0"/>
              <w:marBottom w:val="0"/>
              <w:divBdr>
                <w:top w:val="none" w:sz="0" w:space="0" w:color="auto"/>
                <w:left w:val="none" w:sz="0" w:space="0" w:color="auto"/>
                <w:bottom w:val="none" w:sz="0" w:space="0" w:color="auto"/>
                <w:right w:val="none" w:sz="0" w:space="0" w:color="auto"/>
              </w:divBdr>
            </w:div>
            <w:div w:id="1145657711">
              <w:marLeft w:val="0"/>
              <w:marRight w:val="0"/>
              <w:marTop w:val="0"/>
              <w:marBottom w:val="0"/>
              <w:divBdr>
                <w:top w:val="none" w:sz="0" w:space="0" w:color="auto"/>
                <w:left w:val="none" w:sz="0" w:space="0" w:color="auto"/>
                <w:bottom w:val="none" w:sz="0" w:space="0" w:color="auto"/>
                <w:right w:val="none" w:sz="0" w:space="0" w:color="auto"/>
              </w:divBdr>
            </w:div>
            <w:div w:id="444934319">
              <w:marLeft w:val="0"/>
              <w:marRight w:val="0"/>
              <w:marTop w:val="0"/>
              <w:marBottom w:val="0"/>
              <w:divBdr>
                <w:top w:val="none" w:sz="0" w:space="0" w:color="auto"/>
                <w:left w:val="none" w:sz="0" w:space="0" w:color="auto"/>
                <w:bottom w:val="none" w:sz="0" w:space="0" w:color="auto"/>
                <w:right w:val="none" w:sz="0" w:space="0" w:color="auto"/>
              </w:divBdr>
            </w:div>
            <w:div w:id="1714039417">
              <w:marLeft w:val="0"/>
              <w:marRight w:val="0"/>
              <w:marTop w:val="0"/>
              <w:marBottom w:val="0"/>
              <w:divBdr>
                <w:top w:val="none" w:sz="0" w:space="0" w:color="auto"/>
                <w:left w:val="none" w:sz="0" w:space="0" w:color="auto"/>
                <w:bottom w:val="none" w:sz="0" w:space="0" w:color="auto"/>
                <w:right w:val="none" w:sz="0" w:space="0" w:color="auto"/>
              </w:divBdr>
            </w:div>
            <w:div w:id="1757822330">
              <w:marLeft w:val="0"/>
              <w:marRight w:val="0"/>
              <w:marTop w:val="0"/>
              <w:marBottom w:val="0"/>
              <w:divBdr>
                <w:top w:val="none" w:sz="0" w:space="0" w:color="auto"/>
                <w:left w:val="none" w:sz="0" w:space="0" w:color="auto"/>
                <w:bottom w:val="none" w:sz="0" w:space="0" w:color="auto"/>
                <w:right w:val="none" w:sz="0" w:space="0" w:color="auto"/>
              </w:divBdr>
            </w:div>
            <w:div w:id="53936976">
              <w:marLeft w:val="0"/>
              <w:marRight w:val="0"/>
              <w:marTop w:val="0"/>
              <w:marBottom w:val="0"/>
              <w:divBdr>
                <w:top w:val="none" w:sz="0" w:space="0" w:color="auto"/>
                <w:left w:val="none" w:sz="0" w:space="0" w:color="auto"/>
                <w:bottom w:val="none" w:sz="0" w:space="0" w:color="auto"/>
                <w:right w:val="none" w:sz="0" w:space="0" w:color="auto"/>
              </w:divBdr>
            </w:div>
            <w:div w:id="213467007">
              <w:marLeft w:val="0"/>
              <w:marRight w:val="0"/>
              <w:marTop w:val="0"/>
              <w:marBottom w:val="0"/>
              <w:divBdr>
                <w:top w:val="none" w:sz="0" w:space="0" w:color="auto"/>
                <w:left w:val="none" w:sz="0" w:space="0" w:color="auto"/>
                <w:bottom w:val="none" w:sz="0" w:space="0" w:color="auto"/>
                <w:right w:val="none" w:sz="0" w:space="0" w:color="auto"/>
              </w:divBdr>
            </w:div>
            <w:div w:id="139152881">
              <w:marLeft w:val="0"/>
              <w:marRight w:val="0"/>
              <w:marTop w:val="0"/>
              <w:marBottom w:val="0"/>
              <w:divBdr>
                <w:top w:val="none" w:sz="0" w:space="0" w:color="auto"/>
                <w:left w:val="none" w:sz="0" w:space="0" w:color="auto"/>
                <w:bottom w:val="none" w:sz="0" w:space="0" w:color="auto"/>
                <w:right w:val="none" w:sz="0" w:space="0" w:color="auto"/>
              </w:divBdr>
            </w:div>
            <w:div w:id="1093548525">
              <w:marLeft w:val="0"/>
              <w:marRight w:val="0"/>
              <w:marTop w:val="0"/>
              <w:marBottom w:val="0"/>
              <w:divBdr>
                <w:top w:val="none" w:sz="0" w:space="0" w:color="auto"/>
                <w:left w:val="none" w:sz="0" w:space="0" w:color="auto"/>
                <w:bottom w:val="none" w:sz="0" w:space="0" w:color="auto"/>
                <w:right w:val="none" w:sz="0" w:space="0" w:color="auto"/>
              </w:divBdr>
            </w:div>
            <w:div w:id="1673292215">
              <w:marLeft w:val="0"/>
              <w:marRight w:val="0"/>
              <w:marTop w:val="0"/>
              <w:marBottom w:val="0"/>
              <w:divBdr>
                <w:top w:val="none" w:sz="0" w:space="0" w:color="auto"/>
                <w:left w:val="none" w:sz="0" w:space="0" w:color="auto"/>
                <w:bottom w:val="none" w:sz="0" w:space="0" w:color="auto"/>
                <w:right w:val="none" w:sz="0" w:space="0" w:color="auto"/>
              </w:divBdr>
            </w:div>
            <w:div w:id="789203572">
              <w:marLeft w:val="0"/>
              <w:marRight w:val="0"/>
              <w:marTop w:val="0"/>
              <w:marBottom w:val="0"/>
              <w:divBdr>
                <w:top w:val="none" w:sz="0" w:space="0" w:color="auto"/>
                <w:left w:val="none" w:sz="0" w:space="0" w:color="auto"/>
                <w:bottom w:val="none" w:sz="0" w:space="0" w:color="auto"/>
                <w:right w:val="none" w:sz="0" w:space="0" w:color="auto"/>
              </w:divBdr>
            </w:div>
            <w:div w:id="1664239840">
              <w:marLeft w:val="0"/>
              <w:marRight w:val="0"/>
              <w:marTop w:val="0"/>
              <w:marBottom w:val="0"/>
              <w:divBdr>
                <w:top w:val="none" w:sz="0" w:space="0" w:color="auto"/>
                <w:left w:val="none" w:sz="0" w:space="0" w:color="auto"/>
                <w:bottom w:val="none" w:sz="0" w:space="0" w:color="auto"/>
                <w:right w:val="none" w:sz="0" w:space="0" w:color="auto"/>
              </w:divBdr>
            </w:div>
            <w:div w:id="1766144057">
              <w:marLeft w:val="0"/>
              <w:marRight w:val="0"/>
              <w:marTop w:val="0"/>
              <w:marBottom w:val="0"/>
              <w:divBdr>
                <w:top w:val="none" w:sz="0" w:space="0" w:color="auto"/>
                <w:left w:val="none" w:sz="0" w:space="0" w:color="auto"/>
                <w:bottom w:val="none" w:sz="0" w:space="0" w:color="auto"/>
                <w:right w:val="none" w:sz="0" w:space="0" w:color="auto"/>
              </w:divBdr>
            </w:div>
            <w:div w:id="1844315503">
              <w:marLeft w:val="0"/>
              <w:marRight w:val="0"/>
              <w:marTop w:val="0"/>
              <w:marBottom w:val="0"/>
              <w:divBdr>
                <w:top w:val="none" w:sz="0" w:space="0" w:color="auto"/>
                <w:left w:val="none" w:sz="0" w:space="0" w:color="auto"/>
                <w:bottom w:val="none" w:sz="0" w:space="0" w:color="auto"/>
                <w:right w:val="none" w:sz="0" w:space="0" w:color="auto"/>
              </w:divBdr>
            </w:div>
            <w:div w:id="60833916">
              <w:marLeft w:val="0"/>
              <w:marRight w:val="0"/>
              <w:marTop w:val="0"/>
              <w:marBottom w:val="0"/>
              <w:divBdr>
                <w:top w:val="none" w:sz="0" w:space="0" w:color="auto"/>
                <w:left w:val="none" w:sz="0" w:space="0" w:color="auto"/>
                <w:bottom w:val="none" w:sz="0" w:space="0" w:color="auto"/>
                <w:right w:val="none" w:sz="0" w:space="0" w:color="auto"/>
              </w:divBdr>
            </w:div>
            <w:div w:id="2130472004">
              <w:marLeft w:val="0"/>
              <w:marRight w:val="0"/>
              <w:marTop w:val="0"/>
              <w:marBottom w:val="0"/>
              <w:divBdr>
                <w:top w:val="none" w:sz="0" w:space="0" w:color="auto"/>
                <w:left w:val="none" w:sz="0" w:space="0" w:color="auto"/>
                <w:bottom w:val="none" w:sz="0" w:space="0" w:color="auto"/>
                <w:right w:val="none" w:sz="0" w:space="0" w:color="auto"/>
              </w:divBdr>
            </w:div>
            <w:div w:id="207497178">
              <w:marLeft w:val="0"/>
              <w:marRight w:val="0"/>
              <w:marTop w:val="0"/>
              <w:marBottom w:val="0"/>
              <w:divBdr>
                <w:top w:val="none" w:sz="0" w:space="0" w:color="auto"/>
                <w:left w:val="none" w:sz="0" w:space="0" w:color="auto"/>
                <w:bottom w:val="none" w:sz="0" w:space="0" w:color="auto"/>
                <w:right w:val="none" w:sz="0" w:space="0" w:color="auto"/>
              </w:divBdr>
            </w:div>
            <w:div w:id="1908612907">
              <w:marLeft w:val="0"/>
              <w:marRight w:val="0"/>
              <w:marTop w:val="0"/>
              <w:marBottom w:val="0"/>
              <w:divBdr>
                <w:top w:val="none" w:sz="0" w:space="0" w:color="auto"/>
                <w:left w:val="none" w:sz="0" w:space="0" w:color="auto"/>
                <w:bottom w:val="none" w:sz="0" w:space="0" w:color="auto"/>
                <w:right w:val="none" w:sz="0" w:space="0" w:color="auto"/>
              </w:divBdr>
            </w:div>
            <w:div w:id="1403912441">
              <w:marLeft w:val="0"/>
              <w:marRight w:val="0"/>
              <w:marTop w:val="0"/>
              <w:marBottom w:val="0"/>
              <w:divBdr>
                <w:top w:val="none" w:sz="0" w:space="0" w:color="auto"/>
                <w:left w:val="none" w:sz="0" w:space="0" w:color="auto"/>
                <w:bottom w:val="none" w:sz="0" w:space="0" w:color="auto"/>
                <w:right w:val="none" w:sz="0" w:space="0" w:color="auto"/>
              </w:divBdr>
            </w:div>
            <w:div w:id="1498032697">
              <w:marLeft w:val="0"/>
              <w:marRight w:val="0"/>
              <w:marTop w:val="0"/>
              <w:marBottom w:val="0"/>
              <w:divBdr>
                <w:top w:val="none" w:sz="0" w:space="0" w:color="auto"/>
                <w:left w:val="none" w:sz="0" w:space="0" w:color="auto"/>
                <w:bottom w:val="none" w:sz="0" w:space="0" w:color="auto"/>
                <w:right w:val="none" w:sz="0" w:space="0" w:color="auto"/>
              </w:divBdr>
            </w:div>
            <w:div w:id="1462336766">
              <w:marLeft w:val="0"/>
              <w:marRight w:val="0"/>
              <w:marTop w:val="0"/>
              <w:marBottom w:val="0"/>
              <w:divBdr>
                <w:top w:val="none" w:sz="0" w:space="0" w:color="auto"/>
                <w:left w:val="none" w:sz="0" w:space="0" w:color="auto"/>
                <w:bottom w:val="none" w:sz="0" w:space="0" w:color="auto"/>
                <w:right w:val="none" w:sz="0" w:space="0" w:color="auto"/>
              </w:divBdr>
            </w:div>
            <w:div w:id="1546022846">
              <w:marLeft w:val="0"/>
              <w:marRight w:val="0"/>
              <w:marTop w:val="0"/>
              <w:marBottom w:val="0"/>
              <w:divBdr>
                <w:top w:val="none" w:sz="0" w:space="0" w:color="auto"/>
                <w:left w:val="none" w:sz="0" w:space="0" w:color="auto"/>
                <w:bottom w:val="none" w:sz="0" w:space="0" w:color="auto"/>
                <w:right w:val="none" w:sz="0" w:space="0" w:color="auto"/>
              </w:divBdr>
            </w:div>
            <w:div w:id="1768234530">
              <w:marLeft w:val="0"/>
              <w:marRight w:val="0"/>
              <w:marTop w:val="0"/>
              <w:marBottom w:val="0"/>
              <w:divBdr>
                <w:top w:val="none" w:sz="0" w:space="0" w:color="auto"/>
                <w:left w:val="none" w:sz="0" w:space="0" w:color="auto"/>
                <w:bottom w:val="none" w:sz="0" w:space="0" w:color="auto"/>
                <w:right w:val="none" w:sz="0" w:space="0" w:color="auto"/>
              </w:divBdr>
            </w:div>
            <w:div w:id="2139370944">
              <w:marLeft w:val="0"/>
              <w:marRight w:val="0"/>
              <w:marTop w:val="0"/>
              <w:marBottom w:val="0"/>
              <w:divBdr>
                <w:top w:val="none" w:sz="0" w:space="0" w:color="auto"/>
                <w:left w:val="none" w:sz="0" w:space="0" w:color="auto"/>
                <w:bottom w:val="none" w:sz="0" w:space="0" w:color="auto"/>
                <w:right w:val="none" w:sz="0" w:space="0" w:color="auto"/>
              </w:divBdr>
            </w:div>
            <w:div w:id="413087620">
              <w:marLeft w:val="0"/>
              <w:marRight w:val="0"/>
              <w:marTop w:val="0"/>
              <w:marBottom w:val="0"/>
              <w:divBdr>
                <w:top w:val="none" w:sz="0" w:space="0" w:color="auto"/>
                <w:left w:val="none" w:sz="0" w:space="0" w:color="auto"/>
                <w:bottom w:val="none" w:sz="0" w:space="0" w:color="auto"/>
                <w:right w:val="none" w:sz="0" w:space="0" w:color="auto"/>
              </w:divBdr>
            </w:div>
            <w:div w:id="1384254555">
              <w:marLeft w:val="0"/>
              <w:marRight w:val="0"/>
              <w:marTop w:val="0"/>
              <w:marBottom w:val="0"/>
              <w:divBdr>
                <w:top w:val="none" w:sz="0" w:space="0" w:color="auto"/>
                <w:left w:val="none" w:sz="0" w:space="0" w:color="auto"/>
                <w:bottom w:val="none" w:sz="0" w:space="0" w:color="auto"/>
                <w:right w:val="none" w:sz="0" w:space="0" w:color="auto"/>
              </w:divBdr>
            </w:div>
            <w:div w:id="266818779">
              <w:marLeft w:val="0"/>
              <w:marRight w:val="0"/>
              <w:marTop w:val="0"/>
              <w:marBottom w:val="0"/>
              <w:divBdr>
                <w:top w:val="none" w:sz="0" w:space="0" w:color="auto"/>
                <w:left w:val="none" w:sz="0" w:space="0" w:color="auto"/>
                <w:bottom w:val="none" w:sz="0" w:space="0" w:color="auto"/>
                <w:right w:val="none" w:sz="0" w:space="0" w:color="auto"/>
              </w:divBdr>
            </w:div>
            <w:div w:id="1920824975">
              <w:marLeft w:val="0"/>
              <w:marRight w:val="0"/>
              <w:marTop w:val="0"/>
              <w:marBottom w:val="0"/>
              <w:divBdr>
                <w:top w:val="none" w:sz="0" w:space="0" w:color="auto"/>
                <w:left w:val="none" w:sz="0" w:space="0" w:color="auto"/>
                <w:bottom w:val="none" w:sz="0" w:space="0" w:color="auto"/>
                <w:right w:val="none" w:sz="0" w:space="0" w:color="auto"/>
              </w:divBdr>
            </w:div>
            <w:div w:id="1712069300">
              <w:marLeft w:val="0"/>
              <w:marRight w:val="0"/>
              <w:marTop w:val="0"/>
              <w:marBottom w:val="0"/>
              <w:divBdr>
                <w:top w:val="none" w:sz="0" w:space="0" w:color="auto"/>
                <w:left w:val="none" w:sz="0" w:space="0" w:color="auto"/>
                <w:bottom w:val="none" w:sz="0" w:space="0" w:color="auto"/>
                <w:right w:val="none" w:sz="0" w:space="0" w:color="auto"/>
              </w:divBdr>
            </w:div>
            <w:div w:id="1984040320">
              <w:marLeft w:val="0"/>
              <w:marRight w:val="0"/>
              <w:marTop w:val="0"/>
              <w:marBottom w:val="0"/>
              <w:divBdr>
                <w:top w:val="none" w:sz="0" w:space="0" w:color="auto"/>
                <w:left w:val="none" w:sz="0" w:space="0" w:color="auto"/>
                <w:bottom w:val="none" w:sz="0" w:space="0" w:color="auto"/>
                <w:right w:val="none" w:sz="0" w:space="0" w:color="auto"/>
              </w:divBdr>
            </w:div>
            <w:div w:id="2097288036">
              <w:marLeft w:val="0"/>
              <w:marRight w:val="0"/>
              <w:marTop w:val="0"/>
              <w:marBottom w:val="0"/>
              <w:divBdr>
                <w:top w:val="none" w:sz="0" w:space="0" w:color="auto"/>
                <w:left w:val="none" w:sz="0" w:space="0" w:color="auto"/>
                <w:bottom w:val="none" w:sz="0" w:space="0" w:color="auto"/>
                <w:right w:val="none" w:sz="0" w:space="0" w:color="auto"/>
              </w:divBdr>
            </w:div>
            <w:div w:id="703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161247">
      <w:bodyDiv w:val="1"/>
      <w:marLeft w:val="0"/>
      <w:marRight w:val="0"/>
      <w:marTop w:val="0"/>
      <w:marBottom w:val="0"/>
      <w:divBdr>
        <w:top w:val="none" w:sz="0" w:space="0" w:color="auto"/>
        <w:left w:val="none" w:sz="0" w:space="0" w:color="auto"/>
        <w:bottom w:val="none" w:sz="0" w:space="0" w:color="auto"/>
        <w:right w:val="none" w:sz="0" w:space="0" w:color="auto"/>
      </w:divBdr>
    </w:div>
    <w:div w:id="461578649">
      <w:bodyDiv w:val="1"/>
      <w:marLeft w:val="0"/>
      <w:marRight w:val="0"/>
      <w:marTop w:val="0"/>
      <w:marBottom w:val="0"/>
      <w:divBdr>
        <w:top w:val="none" w:sz="0" w:space="0" w:color="auto"/>
        <w:left w:val="none" w:sz="0" w:space="0" w:color="auto"/>
        <w:bottom w:val="none" w:sz="0" w:space="0" w:color="auto"/>
        <w:right w:val="none" w:sz="0" w:space="0" w:color="auto"/>
      </w:divBdr>
      <w:divsChild>
        <w:div w:id="1646811987">
          <w:marLeft w:val="480"/>
          <w:marRight w:val="0"/>
          <w:marTop w:val="0"/>
          <w:marBottom w:val="0"/>
          <w:divBdr>
            <w:top w:val="none" w:sz="0" w:space="0" w:color="auto"/>
            <w:left w:val="none" w:sz="0" w:space="0" w:color="auto"/>
            <w:bottom w:val="none" w:sz="0" w:space="0" w:color="auto"/>
            <w:right w:val="none" w:sz="0" w:space="0" w:color="auto"/>
          </w:divBdr>
          <w:divsChild>
            <w:div w:id="148216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681385">
      <w:bodyDiv w:val="1"/>
      <w:marLeft w:val="0"/>
      <w:marRight w:val="0"/>
      <w:marTop w:val="0"/>
      <w:marBottom w:val="0"/>
      <w:divBdr>
        <w:top w:val="none" w:sz="0" w:space="0" w:color="auto"/>
        <w:left w:val="none" w:sz="0" w:space="0" w:color="auto"/>
        <w:bottom w:val="none" w:sz="0" w:space="0" w:color="auto"/>
        <w:right w:val="none" w:sz="0" w:space="0" w:color="auto"/>
      </w:divBdr>
      <w:divsChild>
        <w:div w:id="1804275390">
          <w:marLeft w:val="0"/>
          <w:marRight w:val="0"/>
          <w:marTop w:val="0"/>
          <w:marBottom w:val="0"/>
          <w:divBdr>
            <w:top w:val="none" w:sz="0" w:space="0" w:color="auto"/>
            <w:left w:val="none" w:sz="0" w:space="0" w:color="auto"/>
            <w:bottom w:val="none" w:sz="0" w:space="0" w:color="auto"/>
            <w:right w:val="none" w:sz="0" w:space="0" w:color="auto"/>
          </w:divBdr>
          <w:divsChild>
            <w:div w:id="789783496">
              <w:marLeft w:val="0"/>
              <w:marRight w:val="0"/>
              <w:marTop w:val="0"/>
              <w:marBottom w:val="0"/>
              <w:divBdr>
                <w:top w:val="none" w:sz="0" w:space="0" w:color="auto"/>
                <w:left w:val="none" w:sz="0" w:space="0" w:color="auto"/>
                <w:bottom w:val="none" w:sz="0" w:space="0" w:color="auto"/>
                <w:right w:val="none" w:sz="0" w:space="0" w:color="auto"/>
              </w:divBdr>
            </w:div>
            <w:div w:id="1092119454">
              <w:marLeft w:val="0"/>
              <w:marRight w:val="0"/>
              <w:marTop w:val="0"/>
              <w:marBottom w:val="0"/>
              <w:divBdr>
                <w:top w:val="none" w:sz="0" w:space="0" w:color="auto"/>
                <w:left w:val="none" w:sz="0" w:space="0" w:color="auto"/>
                <w:bottom w:val="none" w:sz="0" w:space="0" w:color="auto"/>
                <w:right w:val="none" w:sz="0" w:space="0" w:color="auto"/>
              </w:divBdr>
            </w:div>
            <w:div w:id="793403772">
              <w:marLeft w:val="0"/>
              <w:marRight w:val="0"/>
              <w:marTop w:val="0"/>
              <w:marBottom w:val="0"/>
              <w:divBdr>
                <w:top w:val="none" w:sz="0" w:space="0" w:color="auto"/>
                <w:left w:val="none" w:sz="0" w:space="0" w:color="auto"/>
                <w:bottom w:val="none" w:sz="0" w:space="0" w:color="auto"/>
                <w:right w:val="none" w:sz="0" w:space="0" w:color="auto"/>
              </w:divBdr>
            </w:div>
            <w:div w:id="1914462449">
              <w:marLeft w:val="0"/>
              <w:marRight w:val="0"/>
              <w:marTop w:val="0"/>
              <w:marBottom w:val="0"/>
              <w:divBdr>
                <w:top w:val="none" w:sz="0" w:space="0" w:color="auto"/>
                <w:left w:val="none" w:sz="0" w:space="0" w:color="auto"/>
                <w:bottom w:val="none" w:sz="0" w:space="0" w:color="auto"/>
                <w:right w:val="none" w:sz="0" w:space="0" w:color="auto"/>
              </w:divBdr>
            </w:div>
            <w:div w:id="354118148">
              <w:marLeft w:val="0"/>
              <w:marRight w:val="0"/>
              <w:marTop w:val="0"/>
              <w:marBottom w:val="0"/>
              <w:divBdr>
                <w:top w:val="none" w:sz="0" w:space="0" w:color="auto"/>
                <w:left w:val="none" w:sz="0" w:space="0" w:color="auto"/>
                <w:bottom w:val="none" w:sz="0" w:space="0" w:color="auto"/>
                <w:right w:val="none" w:sz="0" w:space="0" w:color="auto"/>
              </w:divBdr>
            </w:div>
            <w:div w:id="973564065">
              <w:marLeft w:val="0"/>
              <w:marRight w:val="0"/>
              <w:marTop w:val="0"/>
              <w:marBottom w:val="0"/>
              <w:divBdr>
                <w:top w:val="none" w:sz="0" w:space="0" w:color="auto"/>
                <w:left w:val="none" w:sz="0" w:space="0" w:color="auto"/>
                <w:bottom w:val="none" w:sz="0" w:space="0" w:color="auto"/>
                <w:right w:val="none" w:sz="0" w:space="0" w:color="auto"/>
              </w:divBdr>
            </w:div>
            <w:div w:id="476992173">
              <w:marLeft w:val="0"/>
              <w:marRight w:val="0"/>
              <w:marTop w:val="0"/>
              <w:marBottom w:val="0"/>
              <w:divBdr>
                <w:top w:val="none" w:sz="0" w:space="0" w:color="auto"/>
                <w:left w:val="none" w:sz="0" w:space="0" w:color="auto"/>
                <w:bottom w:val="none" w:sz="0" w:space="0" w:color="auto"/>
                <w:right w:val="none" w:sz="0" w:space="0" w:color="auto"/>
              </w:divBdr>
            </w:div>
            <w:div w:id="1770352373">
              <w:marLeft w:val="0"/>
              <w:marRight w:val="0"/>
              <w:marTop w:val="0"/>
              <w:marBottom w:val="0"/>
              <w:divBdr>
                <w:top w:val="none" w:sz="0" w:space="0" w:color="auto"/>
                <w:left w:val="none" w:sz="0" w:space="0" w:color="auto"/>
                <w:bottom w:val="none" w:sz="0" w:space="0" w:color="auto"/>
                <w:right w:val="none" w:sz="0" w:space="0" w:color="auto"/>
              </w:divBdr>
            </w:div>
            <w:div w:id="1281689641">
              <w:marLeft w:val="0"/>
              <w:marRight w:val="0"/>
              <w:marTop w:val="0"/>
              <w:marBottom w:val="0"/>
              <w:divBdr>
                <w:top w:val="none" w:sz="0" w:space="0" w:color="auto"/>
                <w:left w:val="none" w:sz="0" w:space="0" w:color="auto"/>
                <w:bottom w:val="none" w:sz="0" w:space="0" w:color="auto"/>
                <w:right w:val="none" w:sz="0" w:space="0" w:color="auto"/>
              </w:divBdr>
            </w:div>
            <w:div w:id="151456108">
              <w:marLeft w:val="0"/>
              <w:marRight w:val="0"/>
              <w:marTop w:val="0"/>
              <w:marBottom w:val="0"/>
              <w:divBdr>
                <w:top w:val="none" w:sz="0" w:space="0" w:color="auto"/>
                <w:left w:val="none" w:sz="0" w:space="0" w:color="auto"/>
                <w:bottom w:val="none" w:sz="0" w:space="0" w:color="auto"/>
                <w:right w:val="none" w:sz="0" w:space="0" w:color="auto"/>
              </w:divBdr>
            </w:div>
            <w:div w:id="220288005">
              <w:marLeft w:val="0"/>
              <w:marRight w:val="0"/>
              <w:marTop w:val="0"/>
              <w:marBottom w:val="0"/>
              <w:divBdr>
                <w:top w:val="none" w:sz="0" w:space="0" w:color="auto"/>
                <w:left w:val="none" w:sz="0" w:space="0" w:color="auto"/>
                <w:bottom w:val="none" w:sz="0" w:space="0" w:color="auto"/>
                <w:right w:val="none" w:sz="0" w:space="0" w:color="auto"/>
              </w:divBdr>
            </w:div>
            <w:div w:id="1500383631">
              <w:marLeft w:val="0"/>
              <w:marRight w:val="0"/>
              <w:marTop w:val="0"/>
              <w:marBottom w:val="0"/>
              <w:divBdr>
                <w:top w:val="none" w:sz="0" w:space="0" w:color="auto"/>
                <w:left w:val="none" w:sz="0" w:space="0" w:color="auto"/>
                <w:bottom w:val="none" w:sz="0" w:space="0" w:color="auto"/>
                <w:right w:val="none" w:sz="0" w:space="0" w:color="auto"/>
              </w:divBdr>
            </w:div>
            <w:div w:id="1143884743">
              <w:marLeft w:val="0"/>
              <w:marRight w:val="0"/>
              <w:marTop w:val="0"/>
              <w:marBottom w:val="0"/>
              <w:divBdr>
                <w:top w:val="none" w:sz="0" w:space="0" w:color="auto"/>
                <w:left w:val="none" w:sz="0" w:space="0" w:color="auto"/>
                <w:bottom w:val="none" w:sz="0" w:space="0" w:color="auto"/>
                <w:right w:val="none" w:sz="0" w:space="0" w:color="auto"/>
              </w:divBdr>
            </w:div>
            <w:div w:id="943154969">
              <w:marLeft w:val="0"/>
              <w:marRight w:val="0"/>
              <w:marTop w:val="0"/>
              <w:marBottom w:val="0"/>
              <w:divBdr>
                <w:top w:val="none" w:sz="0" w:space="0" w:color="auto"/>
                <w:left w:val="none" w:sz="0" w:space="0" w:color="auto"/>
                <w:bottom w:val="none" w:sz="0" w:space="0" w:color="auto"/>
                <w:right w:val="none" w:sz="0" w:space="0" w:color="auto"/>
              </w:divBdr>
            </w:div>
            <w:div w:id="1324314312">
              <w:marLeft w:val="0"/>
              <w:marRight w:val="0"/>
              <w:marTop w:val="0"/>
              <w:marBottom w:val="0"/>
              <w:divBdr>
                <w:top w:val="none" w:sz="0" w:space="0" w:color="auto"/>
                <w:left w:val="none" w:sz="0" w:space="0" w:color="auto"/>
                <w:bottom w:val="none" w:sz="0" w:space="0" w:color="auto"/>
                <w:right w:val="none" w:sz="0" w:space="0" w:color="auto"/>
              </w:divBdr>
            </w:div>
            <w:div w:id="288512198">
              <w:marLeft w:val="0"/>
              <w:marRight w:val="0"/>
              <w:marTop w:val="0"/>
              <w:marBottom w:val="0"/>
              <w:divBdr>
                <w:top w:val="none" w:sz="0" w:space="0" w:color="auto"/>
                <w:left w:val="none" w:sz="0" w:space="0" w:color="auto"/>
                <w:bottom w:val="none" w:sz="0" w:space="0" w:color="auto"/>
                <w:right w:val="none" w:sz="0" w:space="0" w:color="auto"/>
              </w:divBdr>
            </w:div>
            <w:div w:id="1005085524">
              <w:marLeft w:val="0"/>
              <w:marRight w:val="0"/>
              <w:marTop w:val="0"/>
              <w:marBottom w:val="0"/>
              <w:divBdr>
                <w:top w:val="none" w:sz="0" w:space="0" w:color="auto"/>
                <w:left w:val="none" w:sz="0" w:space="0" w:color="auto"/>
                <w:bottom w:val="none" w:sz="0" w:space="0" w:color="auto"/>
                <w:right w:val="none" w:sz="0" w:space="0" w:color="auto"/>
              </w:divBdr>
            </w:div>
            <w:div w:id="1099835014">
              <w:marLeft w:val="0"/>
              <w:marRight w:val="0"/>
              <w:marTop w:val="0"/>
              <w:marBottom w:val="0"/>
              <w:divBdr>
                <w:top w:val="none" w:sz="0" w:space="0" w:color="auto"/>
                <w:left w:val="none" w:sz="0" w:space="0" w:color="auto"/>
                <w:bottom w:val="none" w:sz="0" w:space="0" w:color="auto"/>
                <w:right w:val="none" w:sz="0" w:space="0" w:color="auto"/>
              </w:divBdr>
            </w:div>
            <w:div w:id="2139107244">
              <w:marLeft w:val="0"/>
              <w:marRight w:val="0"/>
              <w:marTop w:val="0"/>
              <w:marBottom w:val="0"/>
              <w:divBdr>
                <w:top w:val="none" w:sz="0" w:space="0" w:color="auto"/>
                <w:left w:val="none" w:sz="0" w:space="0" w:color="auto"/>
                <w:bottom w:val="none" w:sz="0" w:space="0" w:color="auto"/>
                <w:right w:val="none" w:sz="0" w:space="0" w:color="auto"/>
              </w:divBdr>
            </w:div>
            <w:div w:id="1853492600">
              <w:marLeft w:val="0"/>
              <w:marRight w:val="0"/>
              <w:marTop w:val="0"/>
              <w:marBottom w:val="0"/>
              <w:divBdr>
                <w:top w:val="none" w:sz="0" w:space="0" w:color="auto"/>
                <w:left w:val="none" w:sz="0" w:space="0" w:color="auto"/>
                <w:bottom w:val="none" w:sz="0" w:space="0" w:color="auto"/>
                <w:right w:val="none" w:sz="0" w:space="0" w:color="auto"/>
              </w:divBdr>
            </w:div>
            <w:div w:id="1360398031">
              <w:marLeft w:val="0"/>
              <w:marRight w:val="0"/>
              <w:marTop w:val="0"/>
              <w:marBottom w:val="0"/>
              <w:divBdr>
                <w:top w:val="none" w:sz="0" w:space="0" w:color="auto"/>
                <w:left w:val="none" w:sz="0" w:space="0" w:color="auto"/>
                <w:bottom w:val="none" w:sz="0" w:space="0" w:color="auto"/>
                <w:right w:val="none" w:sz="0" w:space="0" w:color="auto"/>
              </w:divBdr>
            </w:div>
            <w:div w:id="1272007458">
              <w:marLeft w:val="0"/>
              <w:marRight w:val="0"/>
              <w:marTop w:val="0"/>
              <w:marBottom w:val="0"/>
              <w:divBdr>
                <w:top w:val="none" w:sz="0" w:space="0" w:color="auto"/>
                <w:left w:val="none" w:sz="0" w:space="0" w:color="auto"/>
                <w:bottom w:val="none" w:sz="0" w:space="0" w:color="auto"/>
                <w:right w:val="none" w:sz="0" w:space="0" w:color="auto"/>
              </w:divBdr>
            </w:div>
            <w:div w:id="1762410743">
              <w:marLeft w:val="0"/>
              <w:marRight w:val="0"/>
              <w:marTop w:val="0"/>
              <w:marBottom w:val="0"/>
              <w:divBdr>
                <w:top w:val="none" w:sz="0" w:space="0" w:color="auto"/>
                <w:left w:val="none" w:sz="0" w:space="0" w:color="auto"/>
                <w:bottom w:val="none" w:sz="0" w:space="0" w:color="auto"/>
                <w:right w:val="none" w:sz="0" w:space="0" w:color="auto"/>
              </w:divBdr>
            </w:div>
            <w:div w:id="1594708325">
              <w:marLeft w:val="0"/>
              <w:marRight w:val="0"/>
              <w:marTop w:val="0"/>
              <w:marBottom w:val="0"/>
              <w:divBdr>
                <w:top w:val="none" w:sz="0" w:space="0" w:color="auto"/>
                <w:left w:val="none" w:sz="0" w:space="0" w:color="auto"/>
                <w:bottom w:val="none" w:sz="0" w:space="0" w:color="auto"/>
                <w:right w:val="none" w:sz="0" w:space="0" w:color="auto"/>
              </w:divBdr>
            </w:div>
            <w:div w:id="949899101">
              <w:marLeft w:val="0"/>
              <w:marRight w:val="0"/>
              <w:marTop w:val="0"/>
              <w:marBottom w:val="0"/>
              <w:divBdr>
                <w:top w:val="none" w:sz="0" w:space="0" w:color="auto"/>
                <w:left w:val="none" w:sz="0" w:space="0" w:color="auto"/>
                <w:bottom w:val="none" w:sz="0" w:space="0" w:color="auto"/>
                <w:right w:val="none" w:sz="0" w:space="0" w:color="auto"/>
              </w:divBdr>
            </w:div>
            <w:div w:id="1209104490">
              <w:marLeft w:val="0"/>
              <w:marRight w:val="0"/>
              <w:marTop w:val="0"/>
              <w:marBottom w:val="0"/>
              <w:divBdr>
                <w:top w:val="none" w:sz="0" w:space="0" w:color="auto"/>
                <w:left w:val="none" w:sz="0" w:space="0" w:color="auto"/>
                <w:bottom w:val="none" w:sz="0" w:space="0" w:color="auto"/>
                <w:right w:val="none" w:sz="0" w:space="0" w:color="auto"/>
              </w:divBdr>
            </w:div>
            <w:div w:id="765880293">
              <w:marLeft w:val="0"/>
              <w:marRight w:val="0"/>
              <w:marTop w:val="0"/>
              <w:marBottom w:val="0"/>
              <w:divBdr>
                <w:top w:val="none" w:sz="0" w:space="0" w:color="auto"/>
                <w:left w:val="none" w:sz="0" w:space="0" w:color="auto"/>
                <w:bottom w:val="none" w:sz="0" w:space="0" w:color="auto"/>
                <w:right w:val="none" w:sz="0" w:space="0" w:color="auto"/>
              </w:divBdr>
            </w:div>
            <w:div w:id="1798841058">
              <w:marLeft w:val="0"/>
              <w:marRight w:val="0"/>
              <w:marTop w:val="0"/>
              <w:marBottom w:val="0"/>
              <w:divBdr>
                <w:top w:val="none" w:sz="0" w:space="0" w:color="auto"/>
                <w:left w:val="none" w:sz="0" w:space="0" w:color="auto"/>
                <w:bottom w:val="none" w:sz="0" w:space="0" w:color="auto"/>
                <w:right w:val="none" w:sz="0" w:space="0" w:color="auto"/>
              </w:divBdr>
            </w:div>
            <w:div w:id="134127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254710">
      <w:bodyDiv w:val="1"/>
      <w:marLeft w:val="0"/>
      <w:marRight w:val="0"/>
      <w:marTop w:val="0"/>
      <w:marBottom w:val="0"/>
      <w:divBdr>
        <w:top w:val="none" w:sz="0" w:space="0" w:color="auto"/>
        <w:left w:val="none" w:sz="0" w:space="0" w:color="auto"/>
        <w:bottom w:val="none" w:sz="0" w:space="0" w:color="auto"/>
        <w:right w:val="none" w:sz="0" w:space="0" w:color="auto"/>
      </w:divBdr>
      <w:divsChild>
        <w:div w:id="197668334">
          <w:marLeft w:val="0"/>
          <w:marRight w:val="0"/>
          <w:marTop w:val="0"/>
          <w:marBottom w:val="0"/>
          <w:divBdr>
            <w:top w:val="none" w:sz="0" w:space="0" w:color="auto"/>
            <w:left w:val="none" w:sz="0" w:space="0" w:color="auto"/>
            <w:bottom w:val="none" w:sz="0" w:space="0" w:color="auto"/>
            <w:right w:val="none" w:sz="0" w:space="0" w:color="auto"/>
          </w:divBdr>
          <w:divsChild>
            <w:div w:id="940644410">
              <w:marLeft w:val="0"/>
              <w:marRight w:val="0"/>
              <w:marTop w:val="0"/>
              <w:marBottom w:val="0"/>
              <w:divBdr>
                <w:top w:val="none" w:sz="0" w:space="0" w:color="auto"/>
                <w:left w:val="none" w:sz="0" w:space="0" w:color="auto"/>
                <w:bottom w:val="none" w:sz="0" w:space="0" w:color="auto"/>
                <w:right w:val="none" w:sz="0" w:space="0" w:color="auto"/>
              </w:divBdr>
            </w:div>
            <w:div w:id="1790317450">
              <w:marLeft w:val="0"/>
              <w:marRight w:val="0"/>
              <w:marTop w:val="0"/>
              <w:marBottom w:val="0"/>
              <w:divBdr>
                <w:top w:val="none" w:sz="0" w:space="0" w:color="auto"/>
                <w:left w:val="none" w:sz="0" w:space="0" w:color="auto"/>
                <w:bottom w:val="none" w:sz="0" w:space="0" w:color="auto"/>
                <w:right w:val="none" w:sz="0" w:space="0" w:color="auto"/>
              </w:divBdr>
            </w:div>
            <w:div w:id="831606738">
              <w:marLeft w:val="0"/>
              <w:marRight w:val="0"/>
              <w:marTop w:val="0"/>
              <w:marBottom w:val="0"/>
              <w:divBdr>
                <w:top w:val="none" w:sz="0" w:space="0" w:color="auto"/>
                <w:left w:val="none" w:sz="0" w:space="0" w:color="auto"/>
                <w:bottom w:val="none" w:sz="0" w:space="0" w:color="auto"/>
                <w:right w:val="none" w:sz="0" w:space="0" w:color="auto"/>
              </w:divBdr>
            </w:div>
            <w:div w:id="1393507334">
              <w:marLeft w:val="0"/>
              <w:marRight w:val="0"/>
              <w:marTop w:val="0"/>
              <w:marBottom w:val="0"/>
              <w:divBdr>
                <w:top w:val="none" w:sz="0" w:space="0" w:color="auto"/>
                <w:left w:val="none" w:sz="0" w:space="0" w:color="auto"/>
                <w:bottom w:val="none" w:sz="0" w:space="0" w:color="auto"/>
                <w:right w:val="none" w:sz="0" w:space="0" w:color="auto"/>
              </w:divBdr>
            </w:div>
            <w:div w:id="1063479079">
              <w:marLeft w:val="0"/>
              <w:marRight w:val="0"/>
              <w:marTop w:val="0"/>
              <w:marBottom w:val="0"/>
              <w:divBdr>
                <w:top w:val="none" w:sz="0" w:space="0" w:color="auto"/>
                <w:left w:val="none" w:sz="0" w:space="0" w:color="auto"/>
                <w:bottom w:val="none" w:sz="0" w:space="0" w:color="auto"/>
                <w:right w:val="none" w:sz="0" w:space="0" w:color="auto"/>
              </w:divBdr>
            </w:div>
            <w:div w:id="1535189939">
              <w:marLeft w:val="0"/>
              <w:marRight w:val="0"/>
              <w:marTop w:val="0"/>
              <w:marBottom w:val="0"/>
              <w:divBdr>
                <w:top w:val="none" w:sz="0" w:space="0" w:color="auto"/>
                <w:left w:val="none" w:sz="0" w:space="0" w:color="auto"/>
                <w:bottom w:val="none" w:sz="0" w:space="0" w:color="auto"/>
                <w:right w:val="none" w:sz="0" w:space="0" w:color="auto"/>
              </w:divBdr>
            </w:div>
            <w:div w:id="316150104">
              <w:marLeft w:val="0"/>
              <w:marRight w:val="0"/>
              <w:marTop w:val="0"/>
              <w:marBottom w:val="0"/>
              <w:divBdr>
                <w:top w:val="none" w:sz="0" w:space="0" w:color="auto"/>
                <w:left w:val="none" w:sz="0" w:space="0" w:color="auto"/>
                <w:bottom w:val="none" w:sz="0" w:space="0" w:color="auto"/>
                <w:right w:val="none" w:sz="0" w:space="0" w:color="auto"/>
              </w:divBdr>
            </w:div>
            <w:div w:id="1812167000">
              <w:marLeft w:val="0"/>
              <w:marRight w:val="0"/>
              <w:marTop w:val="0"/>
              <w:marBottom w:val="0"/>
              <w:divBdr>
                <w:top w:val="none" w:sz="0" w:space="0" w:color="auto"/>
                <w:left w:val="none" w:sz="0" w:space="0" w:color="auto"/>
                <w:bottom w:val="none" w:sz="0" w:space="0" w:color="auto"/>
                <w:right w:val="none" w:sz="0" w:space="0" w:color="auto"/>
              </w:divBdr>
            </w:div>
            <w:div w:id="1523670158">
              <w:marLeft w:val="0"/>
              <w:marRight w:val="0"/>
              <w:marTop w:val="0"/>
              <w:marBottom w:val="0"/>
              <w:divBdr>
                <w:top w:val="none" w:sz="0" w:space="0" w:color="auto"/>
                <w:left w:val="none" w:sz="0" w:space="0" w:color="auto"/>
                <w:bottom w:val="none" w:sz="0" w:space="0" w:color="auto"/>
                <w:right w:val="none" w:sz="0" w:space="0" w:color="auto"/>
              </w:divBdr>
            </w:div>
            <w:div w:id="1650556155">
              <w:marLeft w:val="0"/>
              <w:marRight w:val="0"/>
              <w:marTop w:val="0"/>
              <w:marBottom w:val="0"/>
              <w:divBdr>
                <w:top w:val="none" w:sz="0" w:space="0" w:color="auto"/>
                <w:left w:val="none" w:sz="0" w:space="0" w:color="auto"/>
                <w:bottom w:val="none" w:sz="0" w:space="0" w:color="auto"/>
                <w:right w:val="none" w:sz="0" w:space="0" w:color="auto"/>
              </w:divBdr>
            </w:div>
            <w:div w:id="1619022707">
              <w:marLeft w:val="0"/>
              <w:marRight w:val="0"/>
              <w:marTop w:val="0"/>
              <w:marBottom w:val="0"/>
              <w:divBdr>
                <w:top w:val="none" w:sz="0" w:space="0" w:color="auto"/>
                <w:left w:val="none" w:sz="0" w:space="0" w:color="auto"/>
                <w:bottom w:val="none" w:sz="0" w:space="0" w:color="auto"/>
                <w:right w:val="none" w:sz="0" w:space="0" w:color="auto"/>
              </w:divBdr>
            </w:div>
            <w:div w:id="157045363">
              <w:marLeft w:val="0"/>
              <w:marRight w:val="0"/>
              <w:marTop w:val="0"/>
              <w:marBottom w:val="0"/>
              <w:divBdr>
                <w:top w:val="none" w:sz="0" w:space="0" w:color="auto"/>
                <w:left w:val="none" w:sz="0" w:space="0" w:color="auto"/>
                <w:bottom w:val="none" w:sz="0" w:space="0" w:color="auto"/>
                <w:right w:val="none" w:sz="0" w:space="0" w:color="auto"/>
              </w:divBdr>
            </w:div>
            <w:div w:id="715549834">
              <w:marLeft w:val="0"/>
              <w:marRight w:val="0"/>
              <w:marTop w:val="0"/>
              <w:marBottom w:val="0"/>
              <w:divBdr>
                <w:top w:val="none" w:sz="0" w:space="0" w:color="auto"/>
                <w:left w:val="none" w:sz="0" w:space="0" w:color="auto"/>
                <w:bottom w:val="none" w:sz="0" w:space="0" w:color="auto"/>
                <w:right w:val="none" w:sz="0" w:space="0" w:color="auto"/>
              </w:divBdr>
            </w:div>
            <w:div w:id="545678895">
              <w:marLeft w:val="0"/>
              <w:marRight w:val="0"/>
              <w:marTop w:val="0"/>
              <w:marBottom w:val="0"/>
              <w:divBdr>
                <w:top w:val="none" w:sz="0" w:space="0" w:color="auto"/>
                <w:left w:val="none" w:sz="0" w:space="0" w:color="auto"/>
                <w:bottom w:val="none" w:sz="0" w:space="0" w:color="auto"/>
                <w:right w:val="none" w:sz="0" w:space="0" w:color="auto"/>
              </w:divBdr>
            </w:div>
            <w:div w:id="1187906742">
              <w:marLeft w:val="0"/>
              <w:marRight w:val="0"/>
              <w:marTop w:val="0"/>
              <w:marBottom w:val="0"/>
              <w:divBdr>
                <w:top w:val="none" w:sz="0" w:space="0" w:color="auto"/>
                <w:left w:val="none" w:sz="0" w:space="0" w:color="auto"/>
                <w:bottom w:val="none" w:sz="0" w:space="0" w:color="auto"/>
                <w:right w:val="none" w:sz="0" w:space="0" w:color="auto"/>
              </w:divBdr>
            </w:div>
            <w:div w:id="934284248">
              <w:marLeft w:val="0"/>
              <w:marRight w:val="0"/>
              <w:marTop w:val="0"/>
              <w:marBottom w:val="0"/>
              <w:divBdr>
                <w:top w:val="none" w:sz="0" w:space="0" w:color="auto"/>
                <w:left w:val="none" w:sz="0" w:space="0" w:color="auto"/>
                <w:bottom w:val="none" w:sz="0" w:space="0" w:color="auto"/>
                <w:right w:val="none" w:sz="0" w:space="0" w:color="auto"/>
              </w:divBdr>
            </w:div>
            <w:div w:id="208066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118511">
      <w:bodyDiv w:val="1"/>
      <w:marLeft w:val="0"/>
      <w:marRight w:val="0"/>
      <w:marTop w:val="0"/>
      <w:marBottom w:val="0"/>
      <w:divBdr>
        <w:top w:val="none" w:sz="0" w:space="0" w:color="auto"/>
        <w:left w:val="none" w:sz="0" w:space="0" w:color="auto"/>
        <w:bottom w:val="none" w:sz="0" w:space="0" w:color="auto"/>
        <w:right w:val="none" w:sz="0" w:space="0" w:color="auto"/>
      </w:divBdr>
      <w:divsChild>
        <w:div w:id="464154870">
          <w:marLeft w:val="0"/>
          <w:marRight w:val="0"/>
          <w:marTop w:val="0"/>
          <w:marBottom w:val="0"/>
          <w:divBdr>
            <w:top w:val="none" w:sz="0" w:space="0" w:color="auto"/>
            <w:left w:val="none" w:sz="0" w:space="0" w:color="auto"/>
            <w:bottom w:val="none" w:sz="0" w:space="0" w:color="auto"/>
            <w:right w:val="none" w:sz="0" w:space="0" w:color="auto"/>
          </w:divBdr>
          <w:divsChild>
            <w:div w:id="1897541648">
              <w:marLeft w:val="0"/>
              <w:marRight w:val="0"/>
              <w:marTop w:val="0"/>
              <w:marBottom w:val="0"/>
              <w:divBdr>
                <w:top w:val="none" w:sz="0" w:space="0" w:color="auto"/>
                <w:left w:val="none" w:sz="0" w:space="0" w:color="auto"/>
                <w:bottom w:val="none" w:sz="0" w:space="0" w:color="auto"/>
                <w:right w:val="none" w:sz="0" w:space="0" w:color="auto"/>
              </w:divBdr>
            </w:div>
            <w:div w:id="2127237387">
              <w:marLeft w:val="0"/>
              <w:marRight w:val="0"/>
              <w:marTop w:val="0"/>
              <w:marBottom w:val="0"/>
              <w:divBdr>
                <w:top w:val="none" w:sz="0" w:space="0" w:color="auto"/>
                <w:left w:val="none" w:sz="0" w:space="0" w:color="auto"/>
                <w:bottom w:val="none" w:sz="0" w:space="0" w:color="auto"/>
                <w:right w:val="none" w:sz="0" w:space="0" w:color="auto"/>
              </w:divBdr>
            </w:div>
            <w:div w:id="1616593944">
              <w:marLeft w:val="0"/>
              <w:marRight w:val="0"/>
              <w:marTop w:val="0"/>
              <w:marBottom w:val="0"/>
              <w:divBdr>
                <w:top w:val="none" w:sz="0" w:space="0" w:color="auto"/>
                <w:left w:val="none" w:sz="0" w:space="0" w:color="auto"/>
                <w:bottom w:val="none" w:sz="0" w:space="0" w:color="auto"/>
                <w:right w:val="none" w:sz="0" w:space="0" w:color="auto"/>
              </w:divBdr>
            </w:div>
            <w:div w:id="1752192783">
              <w:marLeft w:val="0"/>
              <w:marRight w:val="0"/>
              <w:marTop w:val="0"/>
              <w:marBottom w:val="0"/>
              <w:divBdr>
                <w:top w:val="none" w:sz="0" w:space="0" w:color="auto"/>
                <w:left w:val="none" w:sz="0" w:space="0" w:color="auto"/>
                <w:bottom w:val="none" w:sz="0" w:space="0" w:color="auto"/>
                <w:right w:val="none" w:sz="0" w:space="0" w:color="auto"/>
              </w:divBdr>
            </w:div>
            <w:div w:id="1822386216">
              <w:marLeft w:val="0"/>
              <w:marRight w:val="0"/>
              <w:marTop w:val="0"/>
              <w:marBottom w:val="0"/>
              <w:divBdr>
                <w:top w:val="none" w:sz="0" w:space="0" w:color="auto"/>
                <w:left w:val="none" w:sz="0" w:space="0" w:color="auto"/>
                <w:bottom w:val="none" w:sz="0" w:space="0" w:color="auto"/>
                <w:right w:val="none" w:sz="0" w:space="0" w:color="auto"/>
              </w:divBdr>
            </w:div>
            <w:div w:id="1663043930">
              <w:marLeft w:val="0"/>
              <w:marRight w:val="0"/>
              <w:marTop w:val="0"/>
              <w:marBottom w:val="0"/>
              <w:divBdr>
                <w:top w:val="none" w:sz="0" w:space="0" w:color="auto"/>
                <w:left w:val="none" w:sz="0" w:space="0" w:color="auto"/>
                <w:bottom w:val="none" w:sz="0" w:space="0" w:color="auto"/>
                <w:right w:val="none" w:sz="0" w:space="0" w:color="auto"/>
              </w:divBdr>
            </w:div>
            <w:div w:id="1156804898">
              <w:marLeft w:val="0"/>
              <w:marRight w:val="0"/>
              <w:marTop w:val="0"/>
              <w:marBottom w:val="0"/>
              <w:divBdr>
                <w:top w:val="none" w:sz="0" w:space="0" w:color="auto"/>
                <w:left w:val="none" w:sz="0" w:space="0" w:color="auto"/>
                <w:bottom w:val="none" w:sz="0" w:space="0" w:color="auto"/>
                <w:right w:val="none" w:sz="0" w:space="0" w:color="auto"/>
              </w:divBdr>
            </w:div>
            <w:div w:id="1154907234">
              <w:marLeft w:val="0"/>
              <w:marRight w:val="0"/>
              <w:marTop w:val="0"/>
              <w:marBottom w:val="0"/>
              <w:divBdr>
                <w:top w:val="none" w:sz="0" w:space="0" w:color="auto"/>
                <w:left w:val="none" w:sz="0" w:space="0" w:color="auto"/>
                <w:bottom w:val="none" w:sz="0" w:space="0" w:color="auto"/>
                <w:right w:val="none" w:sz="0" w:space="0" w:color="auto"/>
              </w:divBdr>
            </w:div>
            <w:div w:id="1689991437">
              <w:marLeft w:val="0"/>
              <w:marRight w:val="0"/>
              <w:marTop w:val="0"/>
              <w:marBottom w:val="0"/>
              <w:divBdr>
                <w:top w:val="none" w:sz="0" w:space="0" w:color="auto"/>
                <w:left w:val="none" w:sz="0" w:space="0" w:color="auto"/>
                <w:bottom w:val="none" w:sz="0" w:space="0" w:color="auto"/>
                <w:right w:val="none" w:sz="0" w:space="0" w:color="auto"/>
              </w:divBdr>
            </w:div>
            <w:div w:id="1241865283">
              <w:marLeft w:val="0"/>
              <w:marRight w:val="0"/>
              <w:marTop w:val="0"/>
              <w:marBottom w:val="0"/>
              <w:divBdr>
                <w:top w:val="none" w:sz="0" w:space="0" w:color="auto"/>
                <w:left w:val="none" w:sz="0" w:space="0" w:color="auto"/>
                <w:bottom w:val="none" w:sz="0" w:space="0" w:color="auto"/>
                <w:right w:val="none" w:sz="0" w:space="0" w:color="auto"/>
              </w:divBdr>
            </w:div>
            <w:div w:id="358775147">
              <w:marLeft w:val="0"/>
              <w:marRight w:val="0"/>
              <w:marTop w:val="0"/>
              <w:marBottom w:val="0"/>
              <w:divBdr>
                <w:top w:val="none" w:sz="0" w:space="0" w:color="auto"/>
                <w:left w:val="none" w:sz="0" w:space="0" w:color="auto"/>
                <w:bottom w:val="none" w:sz="0" w:space="0" w:color="auto"/>
                <w:right w:val="none" w:sz="0" w:space="0" w:color="auto"/>
              </w:divBdr>
            </w:div>
            <w:div w:id="676349688">
              <w:marLeft w:val="0"/>
              <w:marRight w:val="0"/>
              <w:marTop w:val="0"/>
              <w:marBottom w:val="0"/>
              <w:divBdr>
                <w:top w:val="none" w:sz="0" w:space="0" w:color="auto"/>
                <w:left w:val="none" w:sz="0" w:space="0" w:color="auto"/>
                <w:bottom w:val="none" w:sz="0" w:space="0" w:color="auto"/>
                <w:right w:val="none" w:sz="0" w:space="0" w:color="auto"/>
              </w:divBdr>
            </w:div>
            <w:div w:id="580528849">
              <w:marLeft w:val="0"/>
              <w:marRight w:val="0"/>
              <w:marTop w:val="0"/>
              <w:marBottom w:val="0"/>
              <w:divBdr>
                <w:top w:val="none" w:sz="0" w:space="0" w:color="auto"/>
                <w:left w:val="none" w:sz="0" w:space="0" w:color="auto"/>
                <w:bottom w:val="none" w:sz="0" w:space="0" w:color="auto"/>
                <w:right w:val="none" w:sz="0" w:space="0" w:color="auto"/>
              </w:divBdr>
            </w:div>
            <w:div w:id="985282912">
              <w:marLeft w:val="0"/>
              <w:marRight w:val="0"/>
              <w:marTop w:val="0"/>
              <w:marBottom w:val="0"/>
              <w:divBdr>
                <w:top w:val="none" w:sz="0" w:space="0" w:color="auto"/>
                <w:left w:val="none" w:sz="0" w:space="0" w:color="auto"/>
                <w:bottom w:val="none" w:sz="0" w:space="0" w:color="auto"/>
                <w:right w:val="none" w:sz="0" w:space="0" w:color="auto"/>
              </w:divBdr>
            </w:div>
            <w:div w:id="97047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438066">
      <w:bodyDiv w:val="1"/>
      <w:marLeft w:val="0"/>
      <w:marRight w:val="0"/>
      <w:marTop w:val="0"/>
      <w:marBottom w:val="0"/>
      <w:divBdr>
        <w:top w:val="none" w:sz="0" w:space="0" w:color="auto"/>
        <w:left w:val="none" w:sz="0" w:space="0" w:color="auto"/>
        <w:bottom w:val="none" w:sz="0" w:space="0" w:color="auto"/>
        <w:right w:val="none" w:sz="0" w:space="0" w:color="auto"/>
      </w:divBdr>
      <w:divsChild>
        <w:div w:id="186910121">
          <w:marLeft w:val="0"/>
          <w:marRight w:val="0"/>
          <w:marTop w:val="0"/>
          <w:marBottom w:val="0"/>
          <w:divBdr>
            <w:top w:val="none" w:sz="0" w:space="0" w:color="auto"/>
            <w:left w:val="none" w:sz="0" w:space="0" w:color="auto"/>
            <w:bottom w:val="none" w:sz="0" w:space="0" w:color="auto"/>
            <w:right w:val="none" w:sz="0" w:space="0" w:color="auto"/>
          </w:divBdr>
          <w:divsChild>
            <w:div w:id="1701121932">
              <w:marLeft w:val="0"/>
              <w:marRight w:val="0"/>
              <w:marTop w:val="0"/>
              <w:marBottom w:val="0"/>
              <w:divBdr>
                <w:top w:val="none" w:sz="0" w:space="0" w:color="auto"/>
                <w:left w:val="none" w:sz="0" w:space="0" w:color="auto"/>
                <w:bottom w:val="none" w:sz="0" w:space="0" w:color="auto"/>
                <w:right w:val="none" w:sz="0" w:space="0" w:color="auto"/>
              </w:divBdr>
            </w:div>
            <w:div w:id="1865287424">
              <w:marLeft w:val="0"/>
              <w:marRight w:val="0"/>
              <w:marTop w:val="0"/>
              <w:marBottom w:val="0"/>
              <w:divBdr>
                <w:top w:val="none" w:sz="0" w:space="0" w:color="auto"/>
                <w:left w:val="none" w:sz="0" w:space="0" w:color="auto"/>
                <w:bottom w:val="none" w:sz="0" w:space="0" w:color="auto"/>
                <w:right w:val="none" w:sz="0" w:space="0" w:color="auto"/>
              </w:divBdr>
            </w:div>
            <w:div w:id="328681387">
              <w:marLeft w:val="0"/>
              <w:marRight w:val="0"/>
              <w:marTop w:val="0"/>
              <w:marBottom w:val="0"/>
              <w:divBdr>
                <w:top w:val="none" w:sz="0" w:space="0" w:color="auto"/>
                <w:left w:val="none" w:sz="0" w:space="0" w:color="auto"/>
                <w:bottom w:val="none" w:sz="0" w:space="0" w:color="auto"/>
                <w:right w:val="none" w:sz="0" w:space="0" w:color="auto"/>
              </w:divBdr>
            </w:div>
            <w:div w:id="2098355987">
              <w:marLeft w:val="0"/>
              <w:marRight w:val="0"/>
              <w:marTop w:val="0"/>
              <w:marBottom w:val="0"/>
              <w:divBdr>
                <w:top w:val="none" w:sz="0" w:space="0" w:color="auto"/>
                <w:left w:val="none" w:sz="0" w:space="0" w:color="auto"/>
                <w:bottom w:val="none" w:sz="0" w:space="0" w:color="auto"/>
                <w:right w:val="none" w:sz="0" w:space="0" w:color="auto"/>
              </w:divBdr>
            </w:div>
            <w:div w:id="1905875275">
              <w:marLeft w:val="0"/>
              <w:marRight w:val="0"/>
              <w:marTop w:val="0"/>
              <w:marBottom w:val="0"/>
              <w:divBdr>
                <w:top w:val="none" w:sz="0" w:space="0" w:color="auto"/>
                <w:left w:val="none" w:sz="0" w:space="0" w:color="auto"/>
                <w:bottom w:val="none" w:sz="0" w:space="0" w:color="auto"/>
                <w:right w:val="none" w:sz="0" w:space="0" w:color="auto"/>
              </w:divBdr>
            </w:div>
            <w:div w:id="700975429">
              <w:marLeft w:val="0"/>
              <w:marRight w:val="0"/>
              <w:marTop w:val="0"/>
              <w:marBottom w:val="0"/>
              <w:divBdr>
                <w:top w:val="none" w:sz="0" w:space="0" w:color="auto"/>
                <w:left w:val="none" w:sz="0" w:space="0" w:color="auto"/>
                <w:bottom w:val="none" w:sz="0" w:space="0" w:color="auto"/>
                <w:right w:val="none" w:sz="0" w:space="0" w:color="auto"/>
              </w:divBdr>
            </w:div>
            <w:div w:id="772479633">
              <w:marLeft w:val="0"/>
              <w:marRight w:val="0"/>
              <w:marTop w:val="0"/>
              <w:marBottom w:val="0"/>
              <w:divBdr>
                <w:top w:val="none" w:sz="0" w:space="0" w:color="auto"/>
                <w:left w:val="none" w:sz="0" w:space="0" w:color="auto"/>
                <w:bottom w:val="none" w:sz="0" w:space="0" w:color="auto"/>
                <w:right w:val="none" w:sz="0" w:space="0" w:color="auto"/>
              </w:divBdr>
            </w:div>
            <w:div w:id="1043679633">
              <w:marLeft w:val="0"/>
              <w:marRight w:val="0"/>
              <w:marTop w:val="0"/>
              <w:marBottom w:val="0"/>
              <w:divBdr>
                <w:top w:val="none" w:sz="0" w:space="0" w:color="auto"/>
                <w:left w:val="none" w:sz="0" w:space="0" w:color="auto"/>
                <w:bottom w:val="none" w:sz="0" w:space="0" w:color="auto"/>
                <w:right w:val="none" w:sz="0" w:space="0" w:color="auto"/>
              </w:divBdr>
            </w:div>
            <w:div w:id="1764834195">
              <w:marLeft w:val="0"/>
              <w:marRight w:val="0"/>
              <w:marTop w:val="0"/>
              <w:marBottom w:val="0"/>
              <w:divBdr>
                <w:top w:val="none" w:sz="0" w:space="0" w:color="auto"/>
                <w:left w:val="none" w:sz="0" w:space="0" w:color="auto"/>
                <w:bottom w:val="none" w:sz="0" w:space="0" w:color="auto"/>
                <w:right w:val="none" w:sz="0" w:space="0" w:color="auto"/>
              </w:divBdr>
            </w:div>
            <w:div w:id="546994275">
              <w:marLeft w:val="0"/>
              <w:marRight w:val="0"/>
              <w:marTop w:val="0"/>
              <w:marBottom w:val="0"/>
              <w:divBdr>
                <w:top w:val="none" w:sz="0" w:space="0" w:color="auto"/>
                <w:left w:val="none" w:sz="0" w:space="0" w:color="auto"/>
                <w:bottom w:val="none" w:sz="0" w:space="0" w:color="auto"/>
                <w:right w:val="none" w:sz="0" w:space="0" w:color="auto"/>
              </w:divBdr>
            </w:div>
            <w:div w:id="692341075">
              <w:marLeft w:val="0"/>
              <w:marRight w:val="0"/>
              <w:marTop w:val="0"/>
              <w:marBottom w:val="0"/>
              <w:divBdr>
                <w:top w:val="none" w:sz="0" w:space="0" w:color="auto"/>
                <w:left w:val="none" w:sz="0" w:space="0" w:color="auto"/>
                <w:bottom w:val="none" w:sz="0" w:space="0" w:color="auto"/>
                <w:right w:val="none" w:sz="0" w:space="0" w:color="auto"/>
              </w:divBdr>
            </w:div>
            <w:div w:id="233441716">
              <w:marLeft w:val="0"/>
              <w:marRight w:val="0"/>
              <w:marTop w:val="0"/>
              <w:marBottom w:val="0"/>
              <w:divBdr>
                <w:top w:val="none" w:sz="0" w:space="0" w:color="auto"/>
                <w:left w:val="none" w:sz="0" w:space="0" w:color="auto"/>
                <w:bottom w:val="none" w:sz="0" w:space="0" w:color="auto"/>
                <w:right w:val="none" w:sz="0" w:space="0" w:color="auto"/>
              </w:divBdr>
            </w:div>
            <w:div w:id="1354110301">
              <w:marLeft w:val="0"/>
              <w:marRight w:val="0"/>
              <w:marTop w:val="0"/>
              <w:marBottom w:val="0"/>
              <w:divBdr>
                <w:top w:val="none" w:sz="0" w:space="0" w:color="auto"/>
                <w:left w:val="none" w:sz="0" w:space="0" w:color="auto"/>
                <w:bottom w:val="none" w:sz="0" w:space="0" w:color="auto"/>
                <w:right w:val="none" w:sz="0" w:space="0" w:color="auto"/>
              </w:divBdr>
            </w:div>
            <w:div w:id="548146370">
              <w:marLeft w:val="0"/>
              <w:marRight w:val="0"/>
              <w:marTop w:val="0"/>
              <w:marBottom w:val="0"/>
              <w:divBdr>
                <w:top w:val="none" w:sz="0" w:space="0" w:color="auto"/>
                <w:left w:val="none" w:sz="0" w:space="0" w:color="auto"/>
                <w:bottom w:val="none" w:sz="0" w:space="0" w:color="auto"/>
                <w:right w:val="none" w:sz="0" w:space="0" w:color="auto"/>
              </w:divBdr>
            </w:div>
            <w:div w:id="81099762">
              <w:marLeft w:val="0"/>
              <w:marRight w:val="0"/>
              <w:marTop w:val="0"/>
              <w:marBottom w:val="0"/>
              <w:divBdr>
                <w:top w:val="none" w:sz="0" w:space="0" w:color="auto"/>
                <w:left w:val="none" w:sz="0" w:space="0" w:color="auto"/>
                <w:bottom w:val="none" w:sz="0" w:space="0" w:color="auto"/>
                <w:right w:val="none" w:sz="0" w:space="0" w:color="auto"/>
              </w:divBdr>
            </w:div>
            <w:div w:id="759377677">
              <w:marLeft w:val="0"/>
              <w:marRight w:val="0"/>
              <w:marTop w:val="0"/>
              <w:marBottom w:val="0"/>
              <w:divBdr>
                <w:top w:val="none" w:sz="0" w:space="0" w:color="auto"/>
                <w:left w:val="none" w:sz="0" w:space="0" w:color="auto"/>
                <w:bottom w:val="none" w:sz="0" w:space="0" w:color="auto"/>
                <w:right w:val="none" w:sz="0" w:space="0" w:color="auto"/>
              </w:divBdr>
            </w:div>
            <w:div w:id="629676681">
              <w:marLeft w:val="0"/>
              <w:marRight w:val="0"/>
              <w:marTop w:val="0"/>
              <w:marBottom w:val="0"/>
              <w:divBdr>
                <w:top w:val="none" w:sz="0" w:space="0" w:color="auto"/>
                <w:left w:val="none" w:sz="0" w:space="0" w:color="auto"/>
                <w:bottom w:val="none" w:sz="0" w:space="0" w:color="auto"/>
                <w:right w:val="none" w:sz="0" w:space="0" w:color="auto"/>
              </w:divBdr>
            </w:div>
            <w:div w:id="2141149192">
              <w:marLeft w:val="0"/>
              <w:marRight w:val="0"/>
              <w:marTop w:val="0"/>
              <w:marBottom w:val="0"/>
              <w:divBdr>
                <w:top w:val="none" w:sz="0" w:space="0" w:color="auto"/>
                <w:left w:val="none" w:sz="0" w:space="0" w:color="auto"/>
                <w:bottom w:val="none" w:sz="0" w:space="0" w:color="auto"/>
                <w:right w:val="none" w:sz="0" w:space="0" w:color="auto"/>
              </w:divBdr>
            </w:div>
            <w:div w:id="137003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305183">
      <w:bodyDiv w:val="1"/>
      <w:marLeft w:val="0"/>
      <w:marRight w:val="0"/>
      <w:marTop w:val="0"/>
      <w:marBottom w:val="0"/>
      <w:divBdr>
        <w:top w:val="none" w:sz="0" w:space="0" w:color="auto"/>
        <w:left w:val="none" w:sz="0" w:space="0" w:color="auto"/>
        <w:bottom w:val="none" w:sz="0" w:space="0" w:color="auto"/>
        <w:right w:val="none" w:sz="0" w:space="0" w:color="auto"/>
      </w:divBdr>
      <w:divsChild>
        <w:div w:id="2026397610">
          <w:marLeft w:val="480"/>
          <w:marRight w:val="0"/>
          <w:marTop w:val="0"/>
          <w:marBottom w:val="0"/>
          <w:divBdr>
            <w:top w:val="none" w:sz="0" w:space="0" w:color="auto"/>
            <w:left w:val="none" w:sz="0" w:space="0" w:color="auto"/>
            <w:bottom w:val="none" w:sz="0" w:space="0" w:color="auto"/>
            <w:right w:val="none" w:sz="0" w:space="0" w:color="auto"/>
          </w:divBdr>
          <w:divsChild>
            <w:div w:id="191346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834538">
      <w:bodyDiv w:val="1"/>
      <w:marLeft w:val="0"/>
      <w:marRight w:val="0"/>
      <w:marTop w:val="0"/>
      <w:marBottom w:val="0"/>
      <w:divBdr>
        <w:top w:val="none" w:sz="0" w:space="0" w:color="auto"/>
        <w:left w:val="none" w:sz="0" w:space="0" w:color="auto"/>
        <w:bottom w:val="none" w:sz="0" w:space="0" w:color="auto"/>
        <w:right w:val="none" w:sz="0" w:space="0" w:color="auto"/>
      </w:divBdr>
      <w:divsChild>
        <w:div w:id="2023434721">
          <w:marLeft w:val="0"/>
          <w:marRight w:val="0"/>
          <w:marTop w:val="0"/>
          <w:marBottom w:val="0"/>
          <w:divBdr>
            <w:top w:val="none" w:sz="0" w:space="0" w:color="auto"/>
            <w:left w:val="none" w:sz="0" w:space="0" w:color="auto"/>
            <w:bottom w:val="none" w:sz="0" w:space="0" w:color="auto"/>
            <w:right w:val="none" w:sz="0" w:space="0" w:color="auto"/>
          </w:divBdr>
          <w:divsChild>
            <w:div w:id="1661538020">
              <w:marLeft w:val="0"/>
              <w:marRight w:val="0"/>
              <w:marTop w:val="0"/>
              <w:marBottom w:val="0"/>
              <w:divBdr>
                <w:top w:val="none" w:sz="0" w:space="0" w:color="auto"/>
                <w:left w:val="none" w:sz="0" w:space="0" w:color="auto"/>
                <w:bottom w:val="none" w:sz="0" w:space="0" w:color="auto"/>
                <w:right w:val="none" w:sz="0" w:space="0" w:color="auto"/>
              </w:divBdr>
            </w:div>
            <w:div w:id="1530996003">
              <w:marLeft w:val="0"/>
              <w:marRight w:val="0"/>
              <w:marTop w:val="0"/>
              <w:marBottom w:val="0"/>
              <w:divBdr>
                <w:top w:val="none" w:sz="0" w:space="0" w:color="auto"/>
                <w:left w:val="none" w:sz="0" w:space="0" w:color="auto"/>
                <w:bottom w:val="none" w:sz="0" w:space="0" w:color="auto"/>
                <w:right w:val="none" w:sz="0" w:space="0" w:color="auto"/>
              </w:divBdr>
            </w:div>
            <w:div w:id="1258444362">
              <w:marLeft w:val="0"/>
              <w:marRight w:val="0"/>
              <w:marTop w:val="0"/>
              <w:marBottom w:val="0"/>
              <w:divBdr>
                <w:top w:val="none" w:sz="0" w:space="0" w:color="auto"/>
                <w:left w:val="none" w:sz="0" w:space="0" w:color="auto"/>
                <w:bottom w:val="none" w:sz="0" w:space="0" w:color="auto"/>
                <w:right w:val="none" w:sz="0" w:space="0" w:color="auto"/>
              </w:divBdr>
            </w:div>
            <w:div w:id="2015300520">
              <w:marLeft w:val="0"/>
              <w:marRight w:val="0"/>
              <w:marTop w:val="0"/>
              <w:marBottom w:val="0"/>
              <w:divBdr>
                <w:top w:val="none" w:sz="0" w:space="0" w:color="auto"/>
                <w:left w:val="none" w:sz="0" w:space="0" w:color="auto"/>
                <w:bottom w:val="none" w:sz="0" w:space="0" w:color="auto"/>
                <w:right w:val="none" w:sz="0" w:space="0" w:color="auto"/>
              </w:divBdr>
            </w:div>
            <w:div w:id="624119427">
              <w:marLeft w:val="0"/>
              <w:marRight w:val="0"/>
              <w:marTop w:val="0"/>
              <w:marBottom w:val="0"/>
              <w:divBdr>
                <w:top w:val="none" w:sz="0" w:space="0" w:color="auto"/>
                <w:left w:val="none" w:sz="0" w:space="0" w:color="auto"/>
                <w:bottom w:val="none" w:sz="0" w:space="0" w:color="auto"/>
                <w:right w:val="none" w:sz="0" w:space="0" w:color="auto"/>
              </w:divBdr>
            </w:div>
            <w:div w:id="666327146">
              <w:marLeft w:val="0"/>
              <w:marRight w:val="0"/>
              <w:marTop w:val="0"/>
              <w:marBottom w:val="0"/>
              <w:divBdr>
                <w:top w:val="none" w:sz="0" w:space="0" w:color="auto"/>
                <w:left w:val="none" w:sz="0" w:space="0" w:color="auto"/>
                <w:bottom w:val="none" w:sz="0" w:space="0" w:color="auto"/>
                <w:right w:val="none" w:sz="0" w:space="0" w:color="auto"/>
              </w:divBdr>
            </w:div>
            <w:div w:id="1916742900">
              <w:marLeft w:val="0"/>
              <w:marRight w:val="0"/>
              <w:marTop w:val="0"/>
              <w:marBottom w:val="0"/>
              <w:divBdr>
                <w:top w:val="none" w:sz="0" w:space="0" w:color="auto"/>
                <w:left w:val="none" w:sz="0" w:space="0" w:color="auto"/>
                <w:bottom w:val="none" w:sz="0" w:space="0" w:color="auto"/>
                <w:right w:val="none" w:sz="0" w:space="0" w:color="auto"/>
              </w:divBdr>
            </w:div>
            <w:div w:id="847141379">
              <w:marLeft w:val="0"/>
              <w:marRight w:val="0"/>
              <w:marTop w:val="0"/>
              <w:marBottom w:val="0"/>
              <w:divBdr>
                <w:top w:val="none" w:sz="0" w:space="0" w:color="auto"/>
                <w:left w:val="none" w:sz="0" w:space="0" w:color="auto"/>
                <w:bottom w:val="none" w:sz="0" w:space="0" w:color="auto"/>
                <w:right w:val="none" w:sz="0" w:space="0" w:color="auto"/>
              </w:divBdr>
            </w:div>
            <w:div w:id="1032878928">
              <w:marLeft w:val="0"/>
              <w:marRight w:val="0"/>
              <w:marTop w:val="0"/>
              <w:marBottom w:val="0"/>
              <w:divBdr>
                <w:top w:val="none" w:sz="0" w:space="0" w:color="auto"/>
                <w:left w:val="none" w:sz="0" w:space="0" w:color="auto"/>
                <w:bottom w:val="none" w:sz="0" w:space="0" w:color="auto"/>
                <w:right w:val="none" w:sz="0" w:space="0" w:color="auto"/>
              </w:divBdr>
            </w:div>
            <w:div w:id="1802721104">
              <w:marLeft w:val="0"/>
              <w:marRight w:val="0"/>
              <w:marTop w:val="0"/>
              <w:marBottom w:val="0"/>
              <w:divBdr>
                <w:top w:val="none" w:sz="0" w:space="0" w:color="auto"/>
                <w:left w:val="none" w:sz="0" w:space="0" w:color="auto"/>
                <w:bottom w:val="none" w:sz="0" w:space="0" w:color="auto"/>
                <w:right w:val="none" w:sz="0" w:space="0" w:color="auto"/>
              </w:divBdr>
            </w:div>
            <w:div w:id="1113785765">
              <w:marLeft w:val="0"/>
              <w:marRight w:val="0"/>
              <w:marTop w:val="0"/>
              <w:marBottom w:val="0"/>
              <w:divBdr>
                <w:top w:val="none" w:sz="0" w:space="0" w:color="auto"/>
                <w:left w:val="none" w:sz="0" w:space="0" w:color="auto"/>
                <w:bottom w:val="none" w:sz="0" w:space="0" w:color="auto"/>
                <w:right w:val="none" w:sz="0" w:space="0" w:color="auto"/>
              </w:divBdr>
            </w:div>
            <w:div w:id="169611537">
              <w:marLeft w:val="0"/>
              <w:marRight w:val="0"/>
              <w:marTop w:val="0"/>
              <w:marBottom w:val="0"/>
              <w:divBdr>
                <w:top w:val="none" w:sz="0" w:space="0" w:color="auto"/>
                <w:left w:val="none" w:sz="0" w:space="0" w:color="auto"/>
                <w:bottom w:val="none" w:sz="0" w:space="0" w:color="auto"/>
                <w:right w:val="none" w:sz="0" w:space="0" w:color="auto"/>
              </w:divBdr>
            </w:div>
            <w:div w:id="1087925448">
              <w:marLeft w:val="0"/>
              <w:marRight w:val="0"/>
              <w:marTop w:val="0"/>
              <w:marBottom w:val="0"/>
              <w:divBdr>
                <w:top w:val="none" w:sz="0" w:space="0" w:color="auto"/>
                <w:left w:val="none" w:sz="0" w:space="0" w:color="auto"/>
                <w:bottom w:val="none" w:sz="0" w:space="0" w:color="auto"/>
                <w:right w:val="none" w:sz="0" w:space="0" w:color="auto"/>
              </w:divBdr>
            </w:div>
            <w:div w:id="1784618668">
              <w:marLeft w:val="0"/>
              <w:marRight w:val="0"/>
              <w:marTop w:val="0"/>
              <w:marBottom w:val="0"/>
              <w:divBdr>
                <w:top w:val="none" w:sz="0" w:space="0" w:color="auto"/>
                <w:left w:val="none" w:sz="0" w:space="0" w:color="auto"/>
                <w:bottom w:val="none" w:sz="0" w:space="0" w:color="auto"/>
                <w:right w:val="none" w:sz="0" w:space="0" w:color="auto"/>
              </w:divBdr>
            </w:div>
            <w:div w:id="949050572">
              <w:marLeft w:val="0"/>
              <w:marRight w:val="0"/>
              <w:marTop w:val="0"/>
              <w:marBottom w:val="0"/>
              <w:divBdr>
                <w:top w:val="none" w:sz="0" w:space="0" w:color="auto"/>
                <w:left w:val="none" w:sz="0" w:space="0" w:color="auto"/>
                <w:bottom w:val="none" w:sz="0" w:space="0" w:color="auto"/>
                <w:right w:val="none" w:sz="0" w:space="0" w:color="auto"/>
              </w:divBdr>
            </w:div>
            <w:div w:id="669332055">
              <w:marLeft w:val="0"/>
              <w:marRight w:val="0"/>
              <w:marTop w:val="0"/>
              <w:marBottom w:val="0"/>
              <w:divBdr>
                <w:top w:val="none" w:sz="0" w:space="0" w:color="auto"/>
                <w:left w:val="none" w:sz="0" w:space="0" w:color="auto"/>
                <w:bottom w:val="none" w:sz="0" w:space="0" w:color="auto"/>
                <w:right w:val="none" w:sz="0" w:space="0" w:color="auto"/>
              </w:divBdr>
            </w:div>
            <w:div w:id="1039280619">
              <w:marLeft w:val="0"/>
              <w:marRight w:val="0"/>
              <w:marTop w:val="0"/>
              <w:marBottom w:val="0"/>
              <w:divBdr>
                <w:top w:val="none" w:sz="0" w:space="0" w:color="auto"/>
                <w:left w:val="none" w:sz="0" w:space="0" w:color="auto"/>
                <w:bottom w:val="none" w:sz="0" w:space="0" w:color="auto"/>
                <w:right w:val="none" w:sz="0" w:space="0" w:color="auto"/>
              </w:divBdr>
            </w:div>
            <w:div w:id="1102383520">
              <w:marLeft w:val="0"/>
              <w:marRight w:val="0"/>
              <w:marTop w:val="0"/>
              <w:marBottom w:val="0"/>
              <w:divBdr>
                <w:top w:val="none" w:sz="0" w:space="0" w:color="auto"/>
                <w:left w:val="none" w:sz="0" w:space="0" w:color="auto"/>
                <w:bottom w:val="none" w:sz="0" w:space="0" w:color="auto"/>
                <w:right w:val="none" w:sz="0" w:space="0" w:color="auto"/>
              </w:divBdr>
            </w:div>
            <w:div w:id="1481120442">
              <w:marLeft w:val="0"/>
              <w:marRight w:val="0"/>
              <w:marTop w:val="0"/>
              <w:marBottom w:val="0"/>
              <w:divBdr>
                <w:top w:val="none" w:sz="0" w:space="0" w:color="auto"/>
                <w:left w:val="none" w:sz="0" w:space="0" w:color="auto"/>
                <w:bottom w:val="none" w:sz="0" w:space="0" w:color="auto"/>
                <w:right w:val="none" w:sz="0" w:space="0" w:color="auto"/>
              </w:divBdr>
            </w:div>
            <w:div w:id="1711491725">
              <w:marLeft w:val="0"/>
              <w:marRight w:val="0"/>
              <w:marTop w:val="0"/>
              <w:marBottom w:val="0"/>
              <w:divBdr>
                <w:top w:val="none" w:sz="0" w:space="0" w:color="auto"/>
                <w:left w:val="none" w:sz="0" w:space="0" w:color="auto"/>
                <w:bottom w:val="none" w:sz="0" w:space="0" w:color="auto"/>
                <w:right w:val="none" w:sz="0" w:space="0" w:color="auto"/>
              </w:divBdr>
            </w:div>
            <w:div w:id="85145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455834">
      <w:bodyDiv w:val="1"/>
      <w:marLeft w:val="0"/>
      <w:marRight w:val="0"/>
      <w:marTop w:val="0"/>
      <w:marBottom w:val="0"/>
      <w:divBdr>
        <w:top w:val="none" w:sz="0" w:space="0" w:color="auto"/>
        <w:left w:val="none" w:sz="0" w:space="0" w:color="auto"/>
        <w:bottom w:val="none" w:sz="0" w:space="0" w:color="auto"/>
        <w:right w:val="none" w:sz="0" w:space="0" w:color="auto"/>
      </w:divBdr>
    </w:div>
    <w:div w:id="1473013907">
      <w:bodyDiv w:val="1"/>
      <w:marLeft w:val="0"/>
      <w:marRight w:val="0"/>
      <w:marTop w:val="0"/>
      <w:marBottom w:val="0"/>
      <w:divBdr>
        <w:top w:val="none" w:sz="0" w:space="0" w:color="auto"/>
        <w:left w:val="none" w:sz="0" w:space="0" w:color="auto"/>
        <w:bottom w:val="none" w:sz="0" w:space="0" w:color="auto"/>
        <w:right w:val="none" w:sz="0" w:space="0" w:color="auto"/>
      </w:divBdr>
      <w:divsChild>
        <w:div w:id="1965958185">
          <w:marLeft w:val="0"/>
          <w:marRight w:val="0"/>
          <w:marTop w:val="0"/>
          <w:marBottom w:val="0"/>
          <w:divBdr>
            <w:top w:val="none" w:sz="0" w:space="0" w:color="auto"/>
            <w:left w:val="none" w:sz="0" w:space="0" w:color="auto"/>
            <w:bottom w:val="none" w:sz="0" w:space="0" w:color="auto"/>
            <w:right w:val="none" w:sz="0" w:space="0" w:color="auto"/>
          </w:divBdr>
          <w:divsChild>
            <w:div w:id="1051613825">
              <w:marLeft w:val="0"/>
              <w:marRight w:val="0"/>
              <w:marTop w:val="0"/>
              <w:marBottom w:val="0"/>
              <w:divBdr>
                <w:top w:val="none" w:sz="0" w:space="0" w:color="auto"/>
                <w:left w:val="none" w:sz="0" w:space="0" w:color="auto"/>
                <w:bottom w:val="none" w:sz="0" w:space="0" w:color="auto"/>
                <w:right w:val="none" w:sz="0" w:space="0" w:color="auto"/>
              </w:divBdr>
            </w:div>
            <w:div w:id="419957253">
              <w:marLeft w:val="0"/>
              <w:marRight w:val="0"/>
              <w:marTop w:val="0"/>
              <w:marBottom w:val="0"/>
              <w:divBdr>
                <w:top w:val="none" w:sz="0" w:space="0" w:color="auto"/>
                <w:left w:val="none" w:sz="0" w:space="0" w:color="auto"/>
                <w:bottom w:val="none" w:sz="0" w:space="0" w:color="auto"/>
                <w:right w:val="none" w:sz="0" w:space="0" w:color="auto"/>
              </w:divBdr>
            </w:div>
            <w:div w:id="2026512990">
              <w:marLeft w:val="0"/>
              <w:marRight w:val="0"/>
              <w:marTop w:val="0"/>
              <w:marBottom w:val="0"/>
              <w:divBdr>
                <w:top w:val="none" w:sz="0" w:space="0" w:color="auto"/>
                <w:left w:val="none" w:sz="0" w:space="0" w:color="auto"/>
                <w:bottom w:val="none" w:sz="0" w:space="0" w:color="auto"/>
                <w:right w:val="none" w:sz="0" w:space="0" w:color="auto"/>
              </w:divBdr>
            </w:div>
            <w:div w:id="2039507764">
              <w:marLeft w:val="0"/>
              <w:marRight w:val="0"/>
              <w:marTop w:val="0"/>
              <w:marBottom w:val="0"/>
              <w:divBdr>
                <w:top w:val="none" w:sz="0" w:space="0" w:color="auto"/>
                <w:left w:val="none" w:sz="0" w:space="0" w:color="auto"/>
                <w:bottom w:val="none" w:sz="0" w:space="0" w:color="auto"/>
                <w:right w:val="none" w:sz="0" w:space="0" w:color="auto"/>
              </w:divBdr>
            </w:div>
            <w:div w:id="1667902435">
              <w:marLeft w:val="0"/>
              <w:marRight w:val="0"/>
              <w:marTop w:val="0"/>
              <w:marBottom w:val="0"/>
              <w:divBdr>
                <w:top w:val="none" w:sz="0" w:space="0" w:color="auto"/>
                <w:left w:val="none" w:sz="0" w:space="0" w:color="auto"/>
                <w:bottom w:val="none" w:sz="0" w:space="0" w:color="auto"/>
                <w:right w:val="none" w:sz="0" w:space="0" w:color="auto"/>
              </w:divBdr>
            </w:div>
            <w:div w:id="813566322">
              <w:marLeft w:val="0"/>
              <w:marRight w:val="0"/>
              <w:marTop w:val="0"/>
              <w:marBottom w:val="0"/>
              <w:divBdr>
                <w:top w:val="none" w:sz="0" w:space="0" w:color="auto"/>
                <w:left w:val="none" w:sz="0" w:space="0" w:color="auto"/>
                <w:bottom w:val="none" w:sz="0" w:space="0" w:color="auto"/>
                <w:right w:val="none" w:sz="0" w:space="0" w:color="auto"/>
              </w:divBdr>
            </w:div>
            <w:div w:id="1824882334">
              <w:marLeft w:val="0"/>
              <w:marRight w:val="0"/>
              <w:marTop w:val="0"/>
              <w:marBottom w:val="0"/>
              <w:divBdr>
                <w:top w:val="none" w:sz="0" w:space="0" w:color="auto"/>
                <w:left w:val="none" w:sz="0" w:space="0" w:color="auto"/>
                <w:bottom w:val="none" w:sz="0" w:space="0" w:color="auto"/>
                <w:right w:val="none" w:sz="0" w:space="0" w:color="auto"/>
              </w:divBdr>
            </w:div>
            <w:div w:id="257714943">
              <w:marLeft w:val="0"/>
              <w:marRight w:val="0"/>
              <w:marTop w:val="0"/>
              <w:marBottom w:val="0"/>
              <w:divBdr>
                <w:top w:val="none" w:sz="0" w:space="0" w:color="auto"/>
                <w:left w:val="none" w:sz="0" w:space="0" w:color="auto"/>
                <w:bottom w:val="none" w:sz="0" w:space="0" w:color="auto"/>
                <w:right w:val="none" w:sz="0" w:space="0" w:color="auto"/>
              </w:divBdr>
            </w:div>
            <w:div w:id="1454130209">
              <w:marLeft w:val="0"/>
              <w:marRight w:val="0"/>
              <w:marTop w:val="0"/>
              <w:marBottom w:val="0"/>
              <w:divBdr>
                <w:top w:val="none" w:sz="0" w:space="0" w:color="auto"/>
                <w:left w:val="none" w:sz="0" w:space="0" w:color="auto"/>
                <w:bottom w:val="none" w:sz="0" w:space="0" w:color="auto"/>
                <w:right w:val="none" w:sz="0" w:space="0" w:color="auto"/>
              </w:divBdr>
            </w:div>
            <w:div w:id="1047145988">
              <w:marLeft w:val="0"/>
              <w:marRight w:val="0"/>
              <w:marTop w:val="0"/>
              <w:marBottom w:val="0"/>
              <w:divBdr>
                <w:top w:val="none" w:sz="0" w:space="0" w:color="auto"/>
                <w:left w:val="none" w:sz="0" w:space="0" w:color="auto"/>
                <w:bottom w:val="none" w:sz="0" w:space="0" w:color="auto"/>
                <w:right w:val="none" w:sz="0" w:space="0" w:color="auto"/>
              </w:divBdr>
            </w:div>
            <w:div w:id="1591505967">
              <w:marLeft w:val="0"/>
              <w:marRight w:val="0"/>
              <w:marTop w:val="0"/>
              <w:marBottom w:val="0"/>
              <w:divBdr>
                <w:top w:val="none" w:sz="0" w:space="0" w:color="auto"/>
                <w:left w:val="none" w:sz="0" w:space="0" w:color="auto"/>
                <w:bottom w:val="none" w:sz="0" w:space="0" w:color="auto"/>
                <w:right w:val="none" w:sz="0" w:space="0" w:color="auto"/>
              </w:divBdr>
            </w:div>
            <w:div w:id="1253854650">
              <w:marLeft w:val="0"/>
              <w:marRight w:val="0"/>
              <w:marTop w:val="0"/>
              <w:marBottom w:val="0"/>
              <w:divBdr>
                <w:top w:val="none" w:sz="0" w:space="0" w:color="auto"/>
                <w:left w:val="none" w:sz="0" w:space="0" w:color="auto"/>
                <w:bottom w:val="none" w:sz="0" w:space="0" w:color="auto"/>
                <w:right w:val="none" w:sz="0" w:space="0" w:color="auto"/>
              </w:divBdr>
            </w:div>
            <w:div w:id="15274495">
              <w:marLeft w:val="0"/>
              <w:marRight w:val="0"/>
              <w:marTop w:val="0"/>
              <w:marBottom w:val="0"/>
              <w:divBdr>
                <w:top w:val="none" w:sz="0" w:space="0" w:color="auto"/>
                <w:left w:val="none" w:sz="0" w:space="0" w:color="auto"/>
                <w:bottom w:val="none" w:sz="0" w:space="0" w:color="auto"/>
                <w:right w:val="none" w:sz="0" w:space="0" w:color="auto"/>
              </w:divBdr>
            </w:div>
            <w:div w:id="1706127902">
              <w:marLeft w:val="0"/>
              <w:marRight w:val="0"/>
              <w:marTop w:val="0"/>
              <w:marBottom w:val="0"/>
              <w:divBdr>
                <w:top w:val="none" w:sz="0" w:space="0" w:color="auto"/>
                <w:left w:val="none" w:sz="0" w:space="0" w:color="auto"/>
                <w:bottom w:val="none" w:sz="0" w:space="0" w:color="auto"/>
                <w:right w:val="none" w:sz="0" w:space="0" w:color="auto"/>
              </w:divBdr>
            </w:div>
            <w:div w:id="547378548">
              <w:marLeft w:val="0"/>
              <w:marRight w:val="0"/>
              <w:marTop w:val="0"/>
              <w:marBottom w:val="0"/>
              <w:divBdr>
                <w:top w:val="none" w:sz="0" w:space="0" w:color="auto"/>
                <w:left w:val="none" w:sz="0" w:space="0" w:color="auto"/>
                <w:bottom w:val="none" w:sz="0" w:space="0" w:color="auto"/>
                <w:right w:val="none" w:sz="0" w:space="0" w:color="auto"/>
              </w:divBdr>
            </w:div>
            <w:div w:id="1422335222">
              <w:marLeft w:val="0"/>
              <w:marRight w:val="0"/>
              <w:marTop w:val="0"/>
              <w:marBottom w:val="0"/>
              <w:divBdr>
                <w:top w:val="none" w:sz="0" w:space="0" w:color="auto"/>
                <w:left w:val="none" w:sz="0" w:space="0" w:color="auto"/>
                <w:bottom w:val="none" w:sz="0" w:space="0" w:color="auto"/>
                <w:right w:val="none" w:sz="0" w:space="0" w:color="auto"/>
              </w:divBdr>
            </w:div>
            <w:div w:id="562182858">
              <w:marLeft w:val="0"/>
              <w:marRight w:val="0"/>
              <w:marTop w:val="0"/>
              <w:marBottom w:val="0"/>
              <w:divBdr>
                <w:top w:val="none" w:sz="0" w:space="0" w:color="auto"/>
                <w:left w:val="none" w:sz="0" w:space="0" w:color="auto"/>
                <w:bottom w:val="none" w:sz="0" w:space="0" w:color="auto"/>
                <w:right w:val="none" w:sz="0" w:space="0" w:color="auto"/>
              </w:divBdr>
            </w:div>
            <w:div w:id="196916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562525">
      <w:bodyDiv w:val="1"/>
      <w:marLeft w:val="0"/>
      <w:marRight w:val="0"/>
      <w:marTop w:val="0"/>
      <w:marBottom w:val="0"/>
      <w:divBdr>
        <w:top w:val="none" w:sz="0" w:space="0" w:color="auto"/>
        <w:left w:val="none" w:sz="0" w:space="0" w:color="auto"/>
        <w:bottom w:val="none" w:sz="0" w:space="0" w:color="auto"/>
        <w:right w:val="none" w:sz="0" w:space="0" w:color="auto"/>
      </w:divBdr>
      <w:divsChild>
        <w:div w:id="1228537888">
          <w:marLeft w:val="0"/>
          <w:marRight w:val="0"/>
          <w:marTop w:val="0"/>
          <w:marBottom w:val="0"/>
          <w:divBdr>
            <w:top w:val="none" w:sz="0" w:space="0" w:color="auto"/>
            <w:left w:val="none" w:sz="0" w:space="0" w:color="auto"/>
            <w:bottom w:val="none" w:sz="0" w:space="0" w:color="auto"/>
            <w:right w:val="none" w:sz="0" w:space="0" w:color="auto"/>
          </w:divBdr>
          <w:divsChild>
            <w:div w:id="1583366601">
              <w:marLeft w:val="0"/>
              <w:marRight w:val="0"/>
              <w:marTop w:val="0"/>
              <w:marBottom w:val="0"/>
              <w:divBdr>
                <w:top w:val="none" w:sz="0" w:space="0" w:color="auto"/>
                <w:left w:val="none" w:sz="0" w:space="0" w:color="auto"/>
                <w:bottom w:val="none" w:sz="0" w:space="0" w:color="auto"/>
                <w:right w:val="none" w:sz="0" w:space="0" w:color="auto"/>
              </w:divBdr>
            </w:div>
            <w:div w:id="1439595994">
              <w:marLeft w:val="0"/>
              <w:marRight w:val="0"/>
              <w:marTop w:val="0"/>
              <w:marBottom w:val="0"/>
              <w:divBdr>
                <w:top w:val="none" w:sz="0" w:space="0" w:color="auto"/>
                <w:left w:val="none" w:sz="0" w:space="0" w:color="auto"/>
                <w:bottom w:val="none" w:sz="0" w:space="0" w:color="auto"/>
                <w:right w:val="none" w:sz="0" w:space="0" w:color="auto"/>
              </w:divBdr>
            </w:div>
            <w:div w:id="1202740767">
              <w:marLeft w:val="0"/>
              <w:marRight w:val="0"/>
              <w:marTop w:val="0"/>
              <w:marBottom w:val="0"/>
              <w:divBdr>
                <w:top w:val="none" w:sz="0" w:space="0" w:color="auto"/>
                <w:left w:val="none" w:sz="0" w:space="0" w:color="auto"/>
                <w:bottom w:val="none" w:sz="0" w:space="0" w:color="auto"/>
                <w:right w:val="none" w:sz="0" w:space="0" w:color="auto"/>
              </w:divBdr>
            </w:div>
            <w:div w:id="1780832284">
              <w:marLeft w:val="0"/>
              <w:marRight w:val="0"/>
              <w:marTop w:val="0"/>
              <w:marBottom w:val="0"/>
              <w:divBdr>
                <w:top w:val="none" w:sz="0" w:space="0" w:color="auto"/>
                <w:left w:val="none" w:sz="0" w:space="0" w:color="auto"/>
                <w:bottom w:val="none" w:sz="0" w:space="0" w:color="auto"/>
                <w:right w:val="none" w:sz="0" w:space="0" w:color="auto"/>
              </w:divBdr>
            </w:div>
            <w:div w:id="1093236317">
              <w:marLeft w:val="0"/>
              <w:marRight w:val="0"/>
              <w:marTop w:val="0"/>
              <w:marBottom w:val="0"/>
              <w:divBdr>
                <w:top w:val="none" w:sz="0" w:space="0" w:color="auto"/>
                <w:left w:val="none" w:sz="0" w:space="0" w:color="auto"/>
                <w:bottom w:val="none" w:sz="0" w:space="0" w:color="auto"/>
                <w:right w:val="none" w:sz="0" w:space="0" w:color="auto"/>
              </w:divBdr>
            </w:div>
            <w:div w:id="177278102">
              <w:marLeft w:val="0"/>
              <w:marRight w:val="0"/>
              <w:marTop w:val="0"/>
              <w:marBottom w:val="0"/>
              <w:divBdr>
                <w:top w:val="none" w:sz="0" w:space="0" w:color="auto"/>
                <w:left w:val="none" w:sz="0" w:space="0" w:color="auto"/>
                <w:bottom w:val="none" w:sz="0" w:space="0" w:color="auto"/>
                <w:right w:val="none" w:sz="0" w:space="0" w:color="auto"/>
              </w:divBdr>
            </w:div>
            <w:div w:id="1795783975">
              <w:marLeft w:val="0"/>
              <w:marRight w:val="0"/>
              <w:marTop w:val="0"/>
              <w:marBottom w:val="0"/>
              <w:divBdr>
                <w:top w:val="none" w:sz="0" w:space="0" w:color="auto"/>
                <w:left w:val="none" w:sz="0" w:space="0" w:color="auto"/>
                <w:bottom w:val="none" w:sz="0" w:space="0" w:color="auto"/>
                <w:right w:val="none" w:sz="0" w:space="0" w:color="auto"/>
              </w:divBdr>
            </w:div>
            <w:div w:id="2103137458">
              <w:marLeft w:val="0"/>
              <w:marRight w:val="0"/>
              <w:marTop w:val="0"/>
              <w:marBottom w:val="0"/>
              <w:divBdr>
                <w:top w:val="none" w:sz="0" w:space="0" w:color="auto"/>
                <w:left w:val="none" w:sz="0" w:space="0" w:color="auto"/>
                <w:bottom w:val="none" w:sz="0" w:space="0" w:color="auto"/>
                <w:right w:val="none" w:sz="0" w:space="0" w:color="auto"/>
              </w:divBdr>
            </w:div>
            <w:div w:id="1395078057">
              <w:marLeft w:val="0"/>
              <w:marRight w:val="0"/>
              <w:marTop w:val="0"/>
              <w:marBottom w:val="0"/>
              <w:divBdr>
                <w:top w:val="none" w:sz="0" w:space="0" w:color="auto"/>
                <w:left w:val="none" w:sz="0" w:space="0" w:color="auto"/>
                <w:bottom w:val="none" w:sz="0" w:space="0" w:color="auto"/>
                <w:right w:val="none" w:sz="0" w:space="0" w:color="auto"/>
              </w:divBdr>
            </w:div>
            <w:div w:id="1599171263">
              <w:marLeft w:val="0"/>
              <w:marRight w:val="0"/>
              <w:marTop w:val="0"/>
              <w:marBottom w:val="0"/>
              <w:divBdr>
                <w:top w:val="none" w:sz="0" w:space="0" w:color="auto"/>
                <w:left w:val="none" w:sz="0" w:space="0" w:color="auto"/>
                <w:bottom w:val="none" w:sz="0" w:space="0" w:color="auto"/>
                <w:right w:val="none" w:sz="0" w:space="0" w:color="auto"/>
              </w:divBdr>
            </w:div>
            <w:div w:id="1348290790">
              <w:marLeft w:val="0"/>
              <w:marRight w:val="0"/>
              <w:marTop w:val="0"/>
              <w:marBottom w:val="0"/>
              <w:divBdr>
                <w:top w:val="none" w:sz="0" w:space="0" w:color="auto"/>
                <w:left w:val="none" w:sz="0" w:space="0" w:color="auto"/>
                <w:bottom w:val="none" w:sz="0" w:space="0" w:color="auto"/>
                <w:right w:val="none" w:sz="0" w:space="0" w:color="auto"/>
              </w:divBdr>
            </w:div>
            <w:div w:id="975721645">
              <w:marLeft w:val="0"/>
              <w:marRight w:val="0"/>
              <w:marTop w:val="0"/>
              <w:marBottom w:val="0"/>
              <w:divBdr>
                <w:top w:val="none" w:sz="0" w:space="0" w:color="auto"/>
                <w:left w:val="none" w:sz="0" w:space="0" w:color="auto"/>
                <w:bottom w:val="none" w:sz="0" w:space="0" w:color="auto"/>
                <w:right w:val="none" w:sz="0" w:space="0" w:color="auto"/>
              </w:divBdr>
            </w:div>
            <w:div w:id="40984235">
              <w:marLeft w:val="0"/>
              <w:marRight w:val="0"/>
              <w:marTop w:val="0"/>
              <w:marBottom w:val="0"/>
              <w:divBdr>
                <w:top w:val="none" w:sz="0" w:space="0" w:color="auto"/>
                <w:left w:val="none" w:sz="0" w:space="0" w:color="auto"/>
                <w:bottom w:val="none" w:sz="0" w:space="0" w:color="auto"/>
                <w:right w:val="none" w:sz="0" w:space="0" w:color="auto"/>
              </w:divBdr>
            </w:div>
            <w:div w:id="1824737373">
              <w:marLeft w:val="0"/>
              <w:marRight w:val="0"/>
              <w:marTop w:val="0"/>
              <w:marBottom w:val="0"/>
              <w:divBdr>
                <w:top w:val="none" w:sz="0" w:space="0" w:color="auto"/>
                <w:left w:val="none" w:sz="0" w:space="0" w:color="auto"/>
                <w:bottom w:val="none" w:sz="0" w:space="0" w:color="auto"/>
                <w:right w:val="none" w:sz="0" w:space="0" w:color="auto"/>
              </w:divBdr>
            </w:div>
            <w:div w:id="939025243">
              <w:marLeft w:val="0"/>
              <w:marRight w:val="0"/>
              <w:marTop w:val="0"/>
              <w:marBottom w:val="0"/>
              <w:divBdr>
                <w:top w:val="none" w:sz="0" w:space="0" w:color="auto"/>
                <w:left w:val="none" w:sz="0" w:space="0" w:color="auto"/>
                <w:bottom w:val="none" w:sz="0" w:space="0" w:color="auto"/>
                <w:right w:val="none" w:sz="0" w:space="0" w:color="auto"/>
              </w:divBdr>
            </w:div>
            <w:div w:id="775715822">
              <w:marLeft w:val="0"/>
              <w:marRight w:val="0"/>
              <w:marTop w:val="0"/>
              <w:marBottom w:val="0"/>
              <w:divBdr>
                <w:top w:val="none" w:sz="0" w:space="0" w:color="auto"/>
                <w:left w:val="none" w:sz="0" w:space="0" w:color="auto"/>
                <w:bottom w:val="none" w:sz="0" w:space="0" w:color="auto"/>
                <w:right w:val="none" w:sz="0" w:space="0" w:color="auto"/>
              </w:divBdr>
            </w:div>
            <w:div w:id="345445954">
              <w:marLeft w:val="0"/>
              <w:marRight w:val="0"/>
              <w:marTop w:val="0"/>
              <w:marBottom w:val="0"/>
              <w:divBdr>
                <w:top w:val="none" w:sz="0" w:space="0" w:color="auto"/>
                <w:left w:val="none" w:sz="0" w:space="0" w:color="auto"/>
                <w:bottom w:val="none" w:sz="0" w:space="0" w:color="auto"/>
                <w:right w:val="none" w:sz="0" w:space="0" w:color="auto"/>
              </w:divBdr>
            </w:div>
            <w:div w:id="2087260920">
              <w:marLeft w:val="0"/>
              <w:marRight w:val="0"/>
              <w:marTop w:val="0"/>
              <w:marBottom w:val="0"/>
              <w:divBdr>
                <w:top w:val="none" w:sz="0" w:space="0" w:color="auto"/>
                <w:left w:val="none" w:sz="0" w:space="0" w:color="auto"/>
                <w:bottom w:val="none" w:sz="0" w:space="0" w:color="auto"/>
                <w:right w:val="none" w:sz="0" w:space="0" w:color="auto"/>
              </w:divBdr>
            </w:div>
            <w:div w:id="1035500613">
              <w:marLeft w:val="0"/>
              <w:marRight w:val="0"/>
              <w:marTop w:val="0"/>
              <w:marBottom w:val="0"/>
              <w:divBdr>
                <w:top w:val="none" w:sz="0" w:space="0" w:color="auto"/>
                <w:left w:val="none" w:sz="0" w:space="0" w:color="auto"/>
                <w:bottom w:val="none" w:sz="0" w:space="0" w:color="auto"/>
                <w:right w:val="none" w:sz="0" w:space="0" w:color="auto"/>
              </w:divBdr>
            </w:div>
            <w:div w:id="352194891">
              <w:marLeft w:val="0"/>
              <w:marRight w:val="0"/>
              <w:marTop w:val="0"/>
              <w:marBottom w:val="0"/>
              <w:divBdr>
                <w:top w:val="none" w:sz="0" w:space="0" w:color="auto"/>
                <w:left w:val="none" w:sz="0" w:space="0" w:color="auto"/>
                <w:bottom w:val="none" w:sz="0" w:space="0" w:color="auto"/>
                <w:right w:val="none" w:sz="0" w:space="0" w:color="auto"/>
              </w:divBdr>
            </w:div>
            <w:div w:id="1854225915">
              <w:marLeft w:val="0"/>
              <w:marRight w:val="0"/>
              <w:marTop w:val="0"/>
              <w:marBottom w:val="0"/>
              <w:divBdr>
                <w:top w:val="none" w:sz="0" w:space="0" w:color="auto"/>
                <w:left w:val="none" w:sz="0" w:space="0" w:color="auto"/>
                <w:bottom w:val="none" w:sz="0" w:space="0" w:color="auto"/>
                <w:right w:val="none" w:sz="0" w:space="0" w:color="auto"/>
              </w:divBdr>
            </w:div>
            <w:div w:id="1598758229">
              <w:marLeft w:val="0"/>
              <w:marRight w:val="0"/>
              <w:marTop w:val="0"/>
              <w:marBottom w:val="0"/>
              <w:divBdr>
                <w:top w:val="none" w:sz="0" w:space="0" w:color="auto"/>
                <w:left w:val="none" w:sz="0" w:space="0" w:color="auto"/>
                <w:bottom w:val="none" w:sz="0" w:space="0" w:color="auto"/>
                <w:right w:val="none" w:sz="0" w:space="0" w:color="auto"/>
              </w:divBdr>
            </w:div>
            <w:div w:id="1601446126">
              <w:marLeft w:val="0"/>
              <w:marRight w:val="0"/>
              <w:marTop w:val="0"/>
              <w:marBottom w:val="0"/>
              <w:divBdr>
                <w:top w:val="none" w:sz="0" w:space="0" w:color="auto"/>
                <w:left w:val="none" w:sz="0" w:space="0" w:color="auto"/>
                <w:bottom w:val="none" w:sz="0" w:space="0" w:color="auto"/>
                <w:right w:val="none" w:sz="0" w:space="0" w:color="auto"/>
              </w:divBdr>
            </w:div>
            <w:div w:id="1584757007">
              <w:marLeft w:val="0"/>
              <w:marRight w:val="0"/>
              <w:marTop w:val="0"/>
              <w:marBottom w:val="0"/>
              <w:divBdr>
                <w:top w:val="none" w:sz="0" w:space="0" w:color="auto"/>
                <w:left w:val="none" w:sz="0" w:space="0" w:color="auto"/>
                <w:bottom w:val="none" w:sz="0" w:space="0" w:color="auto"/>
                <w:right w:val="none" w:sz="0" w:space="0" w:color="auto"/>
              </w:divBdr>
            </w:div>
            <w:div w:id="173473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240544">
      <w:bodyDiv w:val="1"/>
      <w:marLeft w:val="0"/>
      <w:marRight w:val="0"/>
      <w:marTop w:val="0"/>
      <w:marBottom w:val="0"/>
      <w:divBdr>
        <w:top w:val="none" w:sz="0" w:space="0" w:color="auto"/>
        <w:left w:val="none" w:sz="0" w:space="0" w:color="auto"/>
        <w:bottom w:val="none" w:sz="0" w:space="0" w:color="auto"/>
        <w:right w:val="none" w:sz="0" w:space="0" w:color="auto"/>
      </w:divBdr>
      <w:divsChild>
        <w:div w:id="1978293177">
          <w:marLeft w:val="0"/>
          <w:marRight w:val="0"/>
          <w:marTop w:val="0"/>
          <w:marBottom w:val="0"/>
          <w:divBdr>
            <w:top w:val="none" w:sz="0" w:space="0" w:color="auto"/>
            <w:left w:val="none" w:sz="0" w:space="0" w:color="auto"/>
            <w:bottom w:val="none" w:sz="0" w:space="0" w:color="auto"/>
            <w:right w:val="none" w:sz="0" w:space="0" w:color="auto"/>
          </w:divBdr>
          <w:divsChild>
            <w:div w:id="1578438507">
              <w:marLeft w:val="0"/>
              <w:marRight w:val="0"/>
              <w:marTop w:val="0"/>
              <w:marBottom w:val="0"/>
              <w:divBdr>
                <w:top w:val="none" w:sz="0" w:space="0" w:color="auto"/>
                <w:left w:val="none" w:sz="0" w:space="0" w:color="auto"/>
                <w:bottom w:val="none" w:sz="0" w:space="0" w:color="auto"/>
                <w:right w:val="none" w:sz="0" w:space="0" w:color="auto"/>
              </w:divBdr>
            </w:div>
            <w:div w:id="2053994239">
              <w:marLeft w:val="0"/>
              <w:marRight w:val="0"/>
              <w:marTop w:val="0"/>
              <w:marBottom w:val="0"/>
              <w:divBdr>
                <w:top w:val="none" w:sz="0" w:space="0" w:color="auto"/>
                <w:left w:val="none" w:sz="0" w:space="0" w:color="auto"/>
                <w:bottom w:val="none" w:sz="0" w:space="0" w:color="auto"/>
                <w:right w:val="none" w:sz="0" w:space="0" w:color="auto"/>
              </w:divBdr>
            </w:div>
            <w:div w:id="1053306045">
              <w:marLeft w:val="0"/>
              <w:marRight w:val="0"/>
              <w:marTop w:val="0"/>
              <w:marBottom w:val="0"/>
              <w:divBdr>
                <w:top w:val="none" w:sz="0" w:space="0" w:color="auto"/>
                <w:left w:val="none" w:sz="0" w:space="0" w:color="auto"/>
                <w:bottom w:val="none" w:sz="0" w:space="0" w:color="auto"/>
                <w:right w:val="none" w:sz="0" w:space="0" w:color="auto"/>
              </w:divBdr>
            </w:div>
            <w:div w:id="1780566604">
              <w:marLeft w:val="0"/>
              <w:marRight w:val="0"/>
              <w:marTop w:val="0"/>
              <w:marBottom w:val="0"/>
              <w:divBdr>
                <w:top w:val="none" w:sz="0" w:space="0" w:color="auto"/>
                <w:left w:val="none" w:sz="0" w:space="0" w:color="auto"/>
                <w:bottom w:val="none" w:sz="0" w:space="0" w:color="auto"/>
                <w:right w:val="none" w:sz="0" w:space="0" w:color="auto"/>
              </w:divBdr>
            </w:div>
            <w:div w:id="1551069436">
              <w:marLeft w:val="0"/>
              <w:marRight w:val="0"/>
              <w:marTop w:val="0"/>
              <w:marBottom w:val="0"/>
              <w:divBdr>
                <w:top w:val="none" w:sz="0" w:space="0" w:color="auto"/>
                <w:left w:val="none" w:sz="0" w:space="0" w:color="auto"/>
                <w:bottom w:val="none" w:sz="0" w:space="0" w:color="auto"/>
                <w:right w:val="none" w:sz="0" w:space="0" w:color="auto"/>
              </w:divBdr>
            </w:div>
            <w:div w:id="588660197">
              <w:marLeft w:val="0"/>
              <w:marRight w:val="0"/>
              <w:marTop w:val="0"/>
              <w:marBottom w:val="0"/>
              <w:divBdr>
                <w:top w:val="none" w:sz="0" w:space="0" w:color="auto"/>
                <w:left w:val="none" w:sz="0" w:space="0" w:color="auto"/>
                <w:bottom w:val="none" w:sz="0" w:space="0" w:color="auto"/>
                <w:right w:val="none" w:sz="0" w:space="0" w:color="auto"/>
              </w:divBdr>
            </w:div>
            <w:div w:id="652373902">
              <w:marLeft w:val="0"/>
              <w:marRight w:val="0"/>
              <w:marTop w:val="0"/>
              <w:marBottom w:val="0"/>
              <w:divBdr>
                <w:top w:val="none" w:sz="0" w:space="0" w:color="auto"/>
                <w:left w:val="none" w:sz="0" w:space="0" w:color="auto"/>
                <w:bottom w:val="none" w:sz="0" w:space="0" w:color="auto"/>
                <w:right w:val="none" w:sz="0" w:space="0" w:color="auto"/>
              </w:divBdr>
            </w:div>
            <w:div w:id="1430927389">
              <w:marLeft w:val="0"/>
              <w:marRight w:val="0"/>
              <w:marTop w:val="0"/>
              <w:marBottom w:val="0"/>
              <w:divBdr>
                <w:top w:val="none" w:sz="0" w:space="0" w:color="auto"/>
                <w:left w:val="none" w:sz="0" w:space="0" w:color="auto"/>
                <w:bottom w:val="none" w:sz="0" w:space="0" w:color="auto"/>
                <w:right w:val="none" w:sz="0" w:space="0" w:color="auto"/>
              </w:divBdr>
            </w:div>
            <w:div w:id="994646562">
              <w:marLeft w:val="0"/>
              <w:marRight w:val="0"/>
              <w:marTop w:val="0"/>
              <w:marBottom w:val="0"/>
              <w:divBdr>
                <w:top w:val="none" w:sz="0" w:space="0" w:color="auto"/>
                <w:left w:val="none" w:sz="0" w:space="0" w:color="auto"/>
                <w:bottom w:val="none" w:sz="0" w:space="0" w:color="auto"/>
                <w:right w:val="none" w:sz="0" w:space="0" w:color="auto"/>
              </w:divBdr>
            </w:div>
            <w:div w:id="560754082">
              <w:marLeft w:val="0"/>
              <w:marRight w:val="0"/>
              <w:marTop w:val="0"/>
              <w:marBottom w:val="0"/>
              <w:divBdr>
                <w:top w:val="none" w:sz="0" w:space="0" w:color="auto"/>
                <w:left w:val="none" w:sz="0" w:space="0" w:color="auto"/>
                <w:bottom w:val="none" w:sz="0" w:space="0" w:color="auto"/>
                <w:right w:val="none" w:sz="0" w:space="0" w:color="auto"/>
              </w:divBdr>
            </w:div>
            <w:div w:id="269552867">
              <w:marLeft w:val="0"/>
              <w:marRight w:val="0"/>
              <w:marTop w:val="0"/>
              <w:marBottom w:val="0"/>
              <w:divBdr>
                <w:top w:val="none" w:sz="0" w:space="0" w:color="auto"/>
                <w:left w:val="none" w:sz="0" w:space="0" w:color="auto"/>
                <w:bottom w:val="none" w:sz="0" w:space="0" w:color="auto"/>
                <w:right w:val="none" w:sz="0" w:space="0" w:color="auto"/>
              </w:divBdr>
            </w:div>
            <w:div w:id="1957179459">
              <w:marLeft w:val="0"/>
              <w:marRight w:val="0"/>
              <w:marTop w:val="0"/>
              <w:marBottom w:val="0"/>
              <w:divBdr>
                <w:top w:val="none" w:sz="0" w:space="0" w:color="auto"/>
                <w:left w:val="none" w:sz="0" w:space="0" w:color="auto"/>
                <w:bottom w:val="none" w:sz="0" w:space="0" w:color="auto"/>
                <w:right w:val="none" w:sz="0" w:space="0" w:color="auto"/>
              </w:divBdr>
            </w:div>
            <w:div w:id="48842319">
              <w:marLeft w:val="0"/>
              <w:marRight w:val="0"/>
              <w:marTop w:val="0"/>
              <w:marBottom w:val="0"/>
              <w:divBdr>
                <w:top w:val="none" w:sz="0" w:space="0" w:color="auto"/>
                <w:left w:val="none" w:sz="0" w:space="0" w:color="auto"/>
                <w:bottom w:val="none" w:sz="0" w:space="0" w:color="auto"/>
                <w:right w:val="none" w:sz="0" w:space="0" w:color="auto"/>
              </w:divBdr>
            </w:div>
            <w:div w:id="1444959989">
              <w:marLeft w:val="0"/>
              <w:marRight w:val="0"/>
              <w:marTop w:val="0"/>
              <w:marBottom w:val="0"/>
              <w:divBdr>
                <w:top w:val="none" w:sz="0" w:space="0" w:color="auto"/>
                <w:left w:val="none" w:sz="0" w:space="0" w:color="auto"/>
                <w:bottom w:val="none" w:sz="0" w:space="0" w:color="auto"/>
                <w:right w:val="none" w:sz="0" w:space="0" w:color="auto"/>
              </w:divBdr>
            </w:div>
            <w:div w:id="136148674">
              <w:marLeft w:val="0"/>
              <w:marRight w:val="0"/>
              <w:marTop w:val="0"/>
              <w:marBottom w:val="0"/>
              <w:divBdr>
                <w:top w:val="none" w:sz="0" w:space="0" w:color="auto"/>
                <w:left w:val="none" w:sz="0" w:space="0" w:color="auto"/>
                <w:bottom w:val="none" w:sz="0" w:space="0" w:color="auto"/>
                <w:right w:val="none" w:sz="0" w:space="0" w:color="auto"/>
              </w:divBdr>
            </w:div>
            <w:div w:id="652758587">
              <w:marLeft w:val="0"/>
              <w:marRight w:val="0"/>
              <w:marTop w:val="0"/>
              <w:marBottom w:val="0"/>
              <w:divBdr>
                <w:top w:val="none" w:sz="0" w:space="0" w:color="auto"/>
                <w:left w:val="none" w:sz="0" w:space="0" w:color="auto"/>
                <w:bottom w:val="none" w:sz="0" w:space="0" w:color="auto"/>
                <w:right w:val="none" w:sz="0" w:space="0" w:color="auto"/>
              </w:divBdr>
            </w:div>
            <w:div w:id="1059785345">
              <w:marLeft w:val="0"/>
              <w:marRight w:val="0"/>
              <w:marTop w:val="0"/>
              <w:marBottom w:val="0"/>
              <w:divBdr>
                <w:top w:val="none" w:sz="0" w:space="0" w:color="auto"/>
                <w:left w:val="none" w:sz="0" w:space="0" w:color="auto"/>
                <w:bottom w:val="none" w:sz="0" w:space="0" w:color="auto"/>
                <w:right w:val="none" w:sz="0" w:space="0" w:color="auto"/>
              </w:divBdr>
            </w:div>
            <w:div w:id="2145193653">
              <w:marLeft w:val="0"/>
              <w:marRight w:val="0"/>
              <w:marTop w:val="0"/>
              <w:marBottom w:val="0"/>
              <w:divBdr>
                <w:top w:val="none" w:sz="0" w:space="0" w:color="auto"/>
                <w:left w:val="none" w:sz="0" w:space="0" w:color="auto"/>
                <w:bottom w:val="none" w:sz="0" w:space="0" w:color="auto"/>
                <w:right w:val="none" w:sz="0" w:space="0" w:color="auto"/>
              </w:divBdr>
            </w:div>
            <w:div w:id="1063453070">
              <w:marLeft w:val="0"/>
              <w:marRight w:val="0"/>
              <w:marTop w:val="0"/>
              <w:marBottom w:val="0"/>
              <w:divBdr>
                <w:top w:val="none" w:sz="0" w:space="0" w:color="auto"/>
                <w:left w:val="none" w:sz="0" w:space="0" w:color="auto"/>
                <w:bottom w:val="none" w:sz="0" w:space="0" w:color="auto"/>
                <w:right w:val="none" w:sz="0" w:space="0" w:color="auto"/>
              </w:divBdr>
            </w:div>
            <w:div w:id="924190520">
              <w:marLeft w:val="0"/>
              <w:marRight w:val="0"/>
              <w:marTop w:val="0"/>
              <w:marBottom w:val="0"/>
              <w:divBdr>
                <w:top w:val="none" w:sz="0" w:space="0" w:color="auto"/>
                <w:left w:val="none" w:sz="0" w:space="0" w:color="auto"/>
                <w:bottom w:val="none" w:sz="0" w:space="0" w:color="auto"/>
                <w:right w:val="none" w:sz="0" w:space="0" w:color="auto"/>
              </w:divBdr>
            </w:div>
            <w:div w:id="106169034">
              <w:marLeft w:val="0"/>
              <w:marRight w:val="0"/>
              <w:marTop w:val="0"/>
              <w:marBottom w:val="0"/>
              <w:divBdr>
                <w:top w:val="none" w:sz="0" w:space="0" w:color="auto"/>
                <w:left w:val="none" w:sz="0" w:space="0" w:color="auto"/>
                <w:bottom w:val="none" w:sz="0" w:space="0" w:color="auto"/>
                <w:right w:val="none" w:sz="0" w:space="0" w:color="auto"/>
              </w:divBdr>
            </w:div>
            <w:div w:id="2053111829">
              <w:marLeft w:val="0"/>
              <w:marRight w:val="0"/>
              <w:marTop w:val="0"/>
              <w:marBottom w:val="0"/>
              <w:divBdr>
                <w:top w:val="none" w:sz="0" w:space="0" w:color="auto"/>
                <w:left w:val="none" w:sz="0" w:space="0" w:color="auto"/>
                <w:bottom w:val="none" w:sz="0" w:space="0" w:color="auto"/>
                <w:right w:val="none" w:sz="0" w:space="0" w:color="auto"/>
              </w:divBdr>
            </w:div>
            <w:div w:id="965936529">
              <w:marLeft w:val="0"/>
              <w:marRight w:val="0"/>
              <w:marTop w:val="0"/>
              <w:marBottom w:val="0"/>
              <w:divBdr>
                <w:top w:val="none" w:sz="0" w:space="0" w:color="auto"/>
                <w:left w:val="none" w:sz="0" w:space="0" w:color="auto"/>
                <w:bottom w:val="none" w:sz="0" w:space="0" w:color="auto"/>
                <w:right w:val="none" w:sz="0" w:space="0" w:color="auto"/>
              </w:divBdr>
            </w:div>
            <w:div w:id="407507667">
              <w:marLeft w:val="0"/>
              <w:marRight w:val="0"/>
              <w:marTop w:val="0"/>
              <w:marBottom w:val="0"/>
              <w:divBdr>
                <w:top w:val="none" w:sz="0" w:space="0" w:color="auto"/>
                <w:left w:val="none" w:sz="0" w:space="0" w:color="auto"/>
                <w:bottom w:val="none" w:sz="0" w:space="0" w:color="auto"/>
                <w:right w:val="none" w:sz="0" w:space="0" w:color="auto"/>
              </w:divBdr>
            </w:div>
            <w:div w:id="847447305">
              <w:marLeft w:val="0"/>
              <w:marRight w:val="0"/>
              <w:marTop w:val="0"/>
              <w:marBottom w:val="0"/>
              <w:divBdr>
                <w:top w:val="none" w:sz="0" w:space="0" w:color="auto"/>
                <w:left w:val="none" w:sz="0" w:space="0" w:color="auto"/>
                <w:bottom w:val="none" w:sz="0" w:space="0" w:color="auto"/>
                <w:right w:val="none" w:sz="0" w:space="0" w:color="auto"/>
              </w:divBdr>
            </w:div>
            <w:div w:id="906038715">
              <w:marLeft w:val="0"/>
              <w:marRight w:val="0"/>
              <w:marTop w:val="0"/>
              <w:marBottom w:val="0"/>
              <w:divBdr>
                <w:top w:val="none" w:sz="0" w:space="0" w:color="auto"/>
                <w:left w:val="none" w:sz="0" w:space="0" w:color="auto"/>
                <w:bottom w:val="none" w:sz="0" w:space="0" w:color="auto"/>
                <w:right w:val="none" w:sz="0" w:space="0" w:color="auto"/>
              </w:divBdr>
            </w:div>
            <w:div w:id="96700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470165">
      <w:bodyDiv w:val="1"/>
      <w:marLeft w:val="0"/>
      <w:marRight w:val="0"/>
      <w:marTop w:val="0"/>
      <w:marBottom w:val="0"/>
      <w:divBdr>
        <w:top w:val="none" w:sz="0" w:space="0" w:color="auto"/>
        <w:left w:val="none" w:sz="0" w:space="0" w:color="auto"/>
        <w:bottom w:val="none" w:sz="0" w:space="0" w:color="auto"/>
        <w:right w:val="none" w:sz="0" w:space="0" w:color="auto"/>
      </w:divBdr>
      <w:divsChild>
        <w:div w:id="1206679536">
          <w:marLeft w:val="0"/>
          <w:marRight w:val="0"/>
          <w:marTop w:val="0"/>
          <w:marBottom w:val="0"/>
          <w:divBdr>
            <w:top w:val="none" w:sz="0" w:space="0" w:color="auto"/>
            <w:left w:val="none" w:sz="0" w:space="0" w:color="auto"/>
            <w:bottom w:val="none" w:sz="0" w:space="0" w:color="auto"/>
            <w:right w:val="none" w:sz="0" w:space="0" w:color="auto"/>
          </w:divBdr>
          <w:divsChild>
            <w:div w:id="1458913886">
              <w:marLeft w:val="0"/>
              <w:marRight w:val="0"/>
              <w:marTop w:val="0"/>
              <w:marBottom w:val="0"/>
              <w:divBdr>
                <w:top w:val="none" w:sz="0" w:space="0" w:color="auto"/>
                <w:left w:val="none" w:sz="0" w:space="0" w:color="auto"/>
                <w:bottom w:val="none" w:sz="0" w:space="0" w:color="auto"/>
                <w:right w:val="none" w:sz="0" w:space="0" w:color="auto"/>
              </w:divBdr>
            </w:div>
            <w:div w:id="863979694">
              <w:marLeft w:val="0"/>
              <w:marRight w:val="0"/>
              <w:marTop w:val="0"/>
              <w:marBottom w:val="0"/>
              <w:divBdr>
                <w:top w:val="none" w:sz="0" w:space="0" w:color="auto"/>
                <w:left w:val="none" w:sz="0" w:space="0" w:color="auto"/>
                <w:bottom w:val="none" w:sz="0" w:space="0" w:color="auto"/>
                <w:right w:val="none" w:sz="0" w:space="0" w:color="auto"/>
              </w:divBdr>
            </w:div>
            <w:div w:id="1271472863">
              <w:marLeft w:val="0"/>
              <w:marRight w:val="0"/>
              <w:marTop w:val="0"/>
              <w:marBottom w:val="0"/>
              <w:divBdr>
                <w:top w:val="none" w:sz="0" w:space="0" w:color="auto"/>
                <w:left w:val="none" w:sz="0" w:space="0" w:color="auto"/>
                <w:bottom w:val="none" w:sz="0" w:space="0" w:color="auto"/>
                <w:right w:val="none" w:sz="0" w:space="0" w:color="auto"/>
              </w:divBdr>
            </w:div>
            <w:div w:id="1677000747">
              <w:marLeft w:val="0"/>
              <w:marRight w:val="0"/>
              <w:marTop w:val="0"/>
              <w:marBottom w:val="0"/>
              <w:divBdr>
                <w:top w:val="none" w:sz="0" w:space="0" w:color="auto"/>
                <w:left w:val="none" w:sz="0" w:space="0" w:color="auto"/>
                <w:bottom w:val="none" w:sz="0" w:space="0" w:color="auto"/>
                <w:right w:val="none" w:sz="0" w:space="0" w:color="auto"/>
              </w:divBdr>
            </w:div>
            <w:div w:id="1919825105">
              <w:marLeft w:val="0"/>
              <w:marRight w:val="0"/>
              <w:marTop w:val="0"/>
              <w:marBottom w:val="0"/>
              <w:divBdr>
                <w:top w:val="none" w:sz="0" w:space="0" w:color="auto"/>
                <w:left w:val="none" w:sz="0" w:space="0" w:color="auto"/>
                <w:bottom w:val="none" w:sz="0" w:space="0" w:color="auto"/>
                <w:right w:val="none" w:sz="0" w:space="0" w:color="auto"/>
              </w:divBdr>
            </w:div>
            <w:div w:id="1531380922">
              <w:marLeft w:val="0"/>
              <w:marRight w:val="0"/>
              <w:marTop w:val="0"/>
              <w:marBottom w:val="0"/>
              <w:divBdr>
                <w:top w:val="none" w:sz="0" w:space="0" w:color="auto"/>
                <w:left w:val="none" w:sz="0" w:space="0" w:color="auto"/>
                <w:bottom w:val="none" w:sz="0" w:space="0" w:color="auto"/>
                <w:right w:val="none" w:sz="0" w:space="0" w:color="auto"/>
              </w:divBdr>
            </w:div>
            <w:div w:id="1337223618">
              <w:marLeft w:val="0"/>
              <w:marRight w:val="0"/>
              <w:marTop w:val="0"/>
              <w:marBottom w:val="0"/>
              <w:divBdr>
                <w:top w:val="none" w:sz="0" w:space="0" w:color="auto"/>
                <w:left w:val="none" w:sz="0" w:space="0" w:color="auto"/>
                <w:bottom w:val="none" w:sz="0" w:space="0" w:color="auto"/>
                <w:right w:val="none" w:sz="0" w:space="0" w:color="auto"/>
              </w:divBdr>
            </w:div>
            <w:div w:id="1752508971">
              <w:marLeft w:val="0"/>
              <w:marRight w:val="0"/>
              <w:marTop w:val="0"/>
              <w:marBottom w:val="0"/>
              <w:divBdr>
                <w:top w:val="none" w:sz="0" w:space="0" w:color="auto"/>
                <w:left w:val="none" w:sz="0" w:space="0" w:color="auto"/>
                <w:bottom w:val="none" w:sz="0" w:space="0" w:color="auto"/>
                <w:right w:val="none" w:sz="0" w:space="0" w:color="auto"/>
              </w:divBdr>
            </w:div>
            <w:div w:id="1357270797">
              <w:marLeft w:val="0"/>
              <w:marRight w:val="0"/>
              <w:marTop w:val="0"/>
              <w:marBottom w:val="0"/>
              <w:divBdr>
                <w:top w:val="none" w:sz="0" w:space="0" w:color="auto"/>
                <w:left w:val="none" w:sz="0" w:space="0" w:color="auto"/>
                <w:bottom w:val="none" w:sz="0" w:space="0" w:color="auto"/>
                <w:right w:val="none" w:sz="0" w:space="0" w:color="auto"/>
              </w:divBdr>
            </w:div>
            <w:div w:id="1438014441">
              <w:marLeft w:val="0"/>
              <w:marRight w:val="0"/>
              <w:marTop w:val="0"/>
              <w:marBottom w:val="0"/>
              <w:divBdr>
                <w:top w:val="none" w:sz="0" w:space="0" w:color="auto"/>
                <w:left w:val="none" w:sz="0" w:space="0" w:color="auto"/>
                <w:bottom w:val="none" w:sz="0" w:space="0" w:color="auto"/>
                <w:right w:val="none" w:sz="0" w:space="0" w:color="auto"/>
              </w:divBdr>
            </w:div>
            <w:div w:id="746070124">
              <w:marLeft w:val="0"/>
              <w:marRight w:val="0"/>
              <w:marTop w:val="0"/>
              <w:marBottom w:val="0"/>
              <w:divBdr>
                <w:top w:val="none" w:sz="0" w:space="0" w:color="auto"/>
                <w:left w:val="none" w:sz="0" w:space="0" w:color="auto"/>
                <w:bottom w:val="none" w:sz="0" w:space="0" w:color="auto"/>
                <w:right w:val="none" w:sz="0" w:space="0" w:color="auto"/>
              </w:divBdr>
            </w:div>
            <w:div w:id="1677266948">
              <w:marLeft w:val="0"/>
              <w:marRight w:val="0"/>
              <w:marTop w:val="0"/>
              <w:marBottom w:val="0"/>
              <w:divBdr>
                <w:top w:val="none" w:sz="0" w:space="0" w:color="auto"/>
                <w:left w:val="none" w:sz="0" w:space="0" w:color="auto"/>
                <w:bottom w:val="none" w:sz="0" w:space="0" w:color="auto"/>
                <w:right w:val="none" w:sz="0" w:space="0" w:color="auto"/>
              </w:divBdr>
            </w:div>
            <w:div w:id="2077437208">
              <w:marLeft w:val="0"/>
              <w:marRight w:val="0"/>
              <w:marTop w:val="0"/>
              <w:marBottom w:val="0"/>
              <w:divBdr>
                <w:top w:val="none" w:sz="0" w:space="0" w:color="auto"/>
                <w:left w:val="none" w:sz="0" w:space="0" w:color="auto"/>
                <w:bottom w:val="none" w:sz="0" w:space="0" w:color="auto"/>
                <w:right w:val="none" w:sz="0" w:space="0" w:color="auto"/>
              </w:divBdr>
            </w:div>
            <w:div w:id="2006125588">
              <w:marLeft w:val="0"/>
              <w:marRight w:val="0"/>
              <w:marTop w:val="0"/>
              <w:marBottom w:val="0"/>
              <w:divBdr>
                <w:top w:val="none" w:sz="0" w:space="0" w:color="auto"/>
                <w:left w:val="none" w:sz="0" w:space="0" w:color="auto"/>
                <w:bottom w:val="none" w:sz="0" w:space="0" w:color="auto"/>
                <w:right w:val="none" w:sz="0" w:space="0" w:color="auto"/>
              </w:divBdr>
            </w:div>
            <w:div w:id="1512454496">
              <w:marLeft w:val="0"/>
              <w:marRight w:val="0"/>
              <w:marTop w:val="0"/>
              <w:marBottom w:val="0"/>
              <w:divBdr>
                <w:top w:val="none" w:sz="0" w:space="0" w:color="auto"/>
                <w:left w:val="none" w:sz="0" w:space="0" w:color="auto"/>
                <w:bottom w:val="none" w:sz="0" w:space="0" w:color="auto"/>
                <w:right w:val="none" w:sz="0" w:space="0" w:color="auto"/>
              </w:divBdr>
            </w:div>
            <w:div w:id="939486773">
              <w:marLeft w:val="0"/>
              <w:marRight w:val="0"/>
              <w:marTop w:val="0"/>
              <w:marBottom w:val="0"/>
              <w:divBdr>
                <w:top w:val="none" w:sz="0" w:space="0" w:color="auto"/>
                <w:left w:val="none" w:sz="0" w:space="0" w:color="auto"/>
                <w:bottom w:val="none" w:sz="0" w:space="0" w:color="auto"/>
                <w:right w:val="none" w:sz="0" w:space="0" w:color="auto"/>
              </w:divBdr>
            </w:div>
            <w:div w:id="368721868">
              <w:marLeft w:val="0"/>
              <w:marRight w:val="0"/>
              <w:marTop w:val="0"/>
              <w:marBottom w:val="0"/>
              <w:divBdr>
                <w:top w:val="none" w:sz="0" w:space="0" w:color="auto"/>
                <w:left w:val="none" w:sz="0" w:space="0" w:color="auto"/>
                <w:bottom w:val="none" w:sz="0" w:space="0" w:color="auto"/>
                <w:right w:val="none" w:sz="0" w:space="0" w:color="auto"/>
              </w:divBdr>
            </w:div>
            <w:div w:id="540898589">
              <w:marLeft w:val="0"/>
              <w:marRight w:val="0"/>
              <w:marTop w:val="0"/>
              <w:marBottom w:val="0"/>
              <w:divBdr>
                <w:top w:val="none" w:sz="0" w:space="0" w:color="auto"/>
                <w:left w:val="none" w:sz="0" w:space="0" w:color="auto"/>
                <w:bottom w:val="none" w:sz="0" w:space="0" w:color="auto"/>
                <w:right w:val="none" w:sz="0" w:space="0" w:color="auto"/>
              </w:divBdr>
            </w:div>
            <w:div w:id="1991788978">
              <w:marLeft w:val="0"/>
              <w:marRight w:val="0"/>
              <w:marTop w:val="0"/>
              <w:marBottom w:val="0"/>
              <w:divBdr>
                <w:top w:val="none" w:sz="0" w:space="0" w:color="auto"/>
                <w:left w:val="none" w:sz="0" w:space="0" w:color="auto"/>
                <w:bottom w:val="none" w:sz="0" w:space="0" w:color="auto"/>
                <w:right w:val="none" w:sz="0" w:space="0" w:color="auto"/>
              </w:divBdr>
            </w:div>
            <w:div w:id="1167289229">
              <w:marLeft w:val="0"/>
              <w:marRight w:val="0"/>
              <w:marTop w:val="0"/>
              <w:marBottom w:val="0"/>
              <w:divBdr>
                <w:top w:val="none" w:sz="0" w:space="0" w:color="auto"/>
                <w:left w:val="none" w:sz="0" w:space="0" w:color="auto"/>
                <w:bottom w:val="none" w:sz="0" w:space="0" w:color="auto"/>
                <w:right w:val="none" w:sz="0" w:space="0" w:color="auto"/>
              </w:divBdr>
            </w:div>
            <w:div w:id="591668154">
              <w:marLeft w:val="0"/>
              <w:marRight w:val="0"/>
              <w:marTop w:val="0"/>
              <w:marBottom w:val="0"/>
              <w:divBdr>
                <w:top w:val="none" w:sz="0" w:space="0" w:color="auto"/>
                <w:left w:val="none" w:sz="0" w:space="0" w:color="auto"/>
                <w:bottom w:val="none" w:sz="0" w:space="0" w:color="auto"/>
                <w:right w:val="none" w:sz="0" w:space="0" w:color="auto"/>
              </w:divBdr>
            </w:div>
            <w:div w:id="506405775">
              <w:marLeft w:val="0"/>
              <w:marRight w:val="0"/>
              <w:marTop w:val="0"/>
              <w:marBottom w:val="0"/>
              <w:divBdr>
                <w:top w:val="none" w:sz="0" w:space="0" w:color="auto"/>
                <w:left w:val="none" w:sz="0" w:space="0" w:color="auto"/>
                <w:bottom w:val="none" w:sz="0" w:space="0" w:color="auto"/>
                <w:right w:val="none" w:sz="0" w:space="0" w:color="auto"/>
              </w:divBdr>
            </w:div>
            <w:div w:id="1064840959">
              <w:marLeft w:val="0"/>
              <w:marRight w:val="0"/>
              <w:marTop w:val="0"/>
              <w:marBottom w:val="0"/>
              <w:divBdr>
                <w:top w:val="none" w:sz="0" w:space="0" w:color="auto"/>
                <w:left w:val="none" w:sz="0" w:space="0" w:color="auto"/>
                <w:bottom w:val="none" w:sz="0" w:space="0" w:color="auto"/>
                <w:right w:val="none" w:sz="0" w:space="0" w:color="auto"/>
              </w:divBdr>
            </w:div>
            <w:div w:id="2001541088">
              <w:marLeft w:val="0"/>
              <w:marRight w:val="0"/>
              <w:marTop w:val="0"/>
              <w:marBottom w:val="0"/>
              <w:divBdr>
                <w:top w:val="none" w:sz="0" w:space="0" w:color="auto"/>
                <w:left w:val="none" w:sz="0" w:space="0" w:color="auto"/>
                <w:bottom w:val="none" w:sz="0" w:space="0" w:color="auto"/>
                <w:right w:val="none" w:sz="0" w:space="0" w:color="auto"/>
              </w:divBdr>
            </w:div>
            <w:div w:id="140929624">
              <w:marLeft w:val="0"/>
              <w:marRight w:val="0"/>
              <w:marTop w:val="0"/>
              <w:marBottom w:val="0"/>
              <w:divBdr>
                <w:top w:val="none" w:sz="0" w:space="0" w:color="auto"/>
                <w:left w:val="none" w:sz="0" w:space="0" w:color="auto"/>
                <w:bottom w:val="none" w:sz="0" w:space="0" w:color="auto"/>
                <w:right w:val="none" w:sz="0" w:space="0" w:color="auto"/>
              </w:divBdr>
            </w:div>
            <w:div w:id="1600721662">
              <w:marLeft w:val="0"/>
              <w:marRight w:val="0"/>
              <w:marTop w:val="0"/>
              <w:marBottom w:val="0"/>
              <w:divBdr>
                <w:top w:val="none" w:sz="0" w:space="0" w:color="auto"/>
                <w:left w:val="none" w:sz="0" w:space="0" w:color="auto"/>
                <w:bottom w:val="none" w:sz="0" w:space="0" w:color="auto"/>
                <w:right w:val="none" w:sz="0" w:space="0" w:color="auto"/>
              </w:divBdr>
            </w:div>
            <w:div w:id="779766824">
              <w:marLeft w:val="0"/>
              <w:marRight w:val="0"/>
              <w:marTop w:val="0"/>
              <w:marBottom w:val="0"/>
              <w:divBdr>
                <w:top w:val="none" w:sz="0" w:space="0" w:color="auto"/>
                <w:left w:val="none" w:sz="0" w:space="0" w:color="auto"/>
                <w:bottom w:val="none" w:sz="0" w:space="0" w:color="auto"/>
                <w:right w:val="none" w:sz="0" w:space="0" w:color="auto"/>
              </w:divBdr>
            </w:div>
            <w:div w:id="1219246105">
              <w:marLeft w:val="0"/>
              <w:marRight w:val="0"/>
              <w:marTop w:val="0"/>
              <w:marBottom w:val="0"/>
              <w:divBdr>
                <w:top w:val="none" w:sz="0" w:space="0" w:color="auto"/>
                <w:left w:val="none" w:sz="0" w:space="0" w:color="auto"/>
                <w:bottom w:val="none" w:sz="0" w:space="0" w:color="auto"/>
                <w:right w:val="none" w:sz="0" w:space="0" w:color="auto"/>
              </w:divBdr>
            </w:div>
            <w:div w:id="730929148">
              <w:marLeft w:val="0"/>
              <w:marRight w:val="0"/>
              <w:marTop w:val="0"/>
              <w:marBottom w:val="0"/>
              <w:divBdr>
                <w:top w:val="none" w:sz="0" w:space="0" w:color="auto"/>
                <w:left w:val="none" w:sz="0" w:space="0" w:color="auto"/>
                <w:bottom w:val="none" w:sz="0" w:space="0" w:color="auto"/>
                <w:right w:val="none" w:sz="0" w:space="0" w:color="auto"/>
              </w:divBdr>
            </w:div>
            <w:div w:id="59613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783060">
      <w:bodyDiv w:val="1"/>
      <w:marLeft w:val="0"/>
      <w:marRight w:val="0"/>
      <w:marTop w:val="0"/>
      <w:marBottom w:val="0"/>
      <w:divBdr>
        <w:top w:val="none" w:sz="0" w:space="0" w:color="auto"/>
        <w:left w:val="none" w:sz="0" w:space="0" w:color="auto"/>
        <w:bottom w:val="none" w:sz="0" w:space="0" w:color="auto"/>
        <w:right w:val="none" w:sz="0" w:space="0" w:color="auto"/>
      </w:divBdr>
      <w:divsChild>
        <w:div w:id="1759521194">
          <w:marLeft w:val="0"/>
          <w:marRight w:val="0"/>
          <w:marTop w:val="0"/>
          <w:marBottom w:val="0"/>
          <w:divBdr>
            <w:top w:val="none" w:sz="0" w:space="0" w:color="auto"/>
            <w:left w:val="none" w:sz="0" w:space="0" w:color="auto"/>
            <w:bottom w:val="none" w:sz="0" w:space="0" w:color="auto"/>
            <w:right w:val="none" w:sz="0" w:space="0" w:color="auto"/>
          </w:divBdr>
          <w:divsChild>
            <w:div w:id="1159422986">
              <w:marLeft w:val="0"/>
              <w:marRight w:val="0"/>
              <w:marTop w:val="0"/>
              <w:marBottom w:val="0"/>
              <w:divBdr>
                <w:top w:val="none" w:sz="0" w:space="0" w:color="auto"/>
                <w:left w:val="none" w:sz="0" w:space="0" w:color="auto"/>
                <w:bottom w:val="none" w:sz="0" w:space="0" w:color="auto"/>
                <w:right w:val="none" w:sz="0" w:space="0" w:color="auto"/>
              </w:divBdr>
            </w:div>
            <w:div w:id="108623350">
              <w:marLeft w:val="0"/>
              <w:marRight w:val="0"/>
              <w:marTop w:val="0"/>
              <w:marBottom w:val="0"/>
              <w:divBdr>
                <w:top w:val="none" w:sz="0" w:space="0" w:color="auto"/>
                <w:left w:val="none" w:sz="0" w:space="0" w:color="auto"/>
                <w:bottom w:val="none" w:sz="0" w:space="0" w:color="auto"/>
                <w:right w:val="none" w:sz="0" w:space="0" w:color="auto"/>
              </w:divBdr>
            </w:div>
            <w:div w:id="7753203">
              <w:marLeft w:val="0"/>
              <w:marRight w:val="0"/>
              <w:marTop w:val="0"/>
              <w:marBottom w:val="0"/>
              <w:divBdr>
                <w:top w:val="none" w:sz="0" w:space="0" w:color="auto"/>
                <w:left w:val="none" w:sz="0" w:space="0" w:color="auto"/>
                <w:bottom w:val="none" w:sz="0" w:space="0" w:color="auto"/>
                <w:right w:val="none" w:sz="0" w:space="0" w:color="auto"/>
              </w:divBdr>
            </w:div>
            <w:div w:id="350030746">
              <w:marLeft w:val="0"/>
              <w:marRight w:val="0"/>
              <w:marTop w:val="0"/>
              <w:marBottom w:val="0"/>
              <w:divBdr>
                <w:top w:val="none" w:sz="0" w:space="0" w:color="auto"/>
                <w:left w:val="none" w:sz="0" w:space="0" w:color="auto"/>
                <w:bottom w:val="none" w:sz="0" w:space="0" w:color="auto"/>
                <w:right w:val="none" w:sz="0" w:space="0" w:color="auto"/>
              </w:divBdr>
            </w:div>
            <w:div w:id="368728218">
              <w:marLeft w:val="0"/>
              <w:marRight w:val="0"/>
              <w:marTop w:val="0"/>
              <w:marBottom w:val="0"/>
              <w:divBdr>
                <w:top w:val="none" w:sz="0" w:space="0" w:color="auto"/>
                <w:left w:val="none" w:sz="0" w:space="0" w:color="auto"/>
                <w:bottom w:val="none" w:sz="0" w:space="0" w:color="auto"/>
                <w:right w:val="none" w:sz="0" w:space="0" w:color="auto"/>
              </w:divBdr>
            </w:div>
            <w:div w:id="532308261">
              <w:marLeft w:val="0"/>
              <w:marRight w:val="0"/>
              <w:marTop w:val="0"/>
              <w:marBottom w:val="0"/>
              <w:divBdr>
                <w:top w:val="none" w:sz="0" w:space="0" w:color="auto"/>
                <w:left w:val="none" w:sz="0" w:space="0" w:color="auto"/>
                <w:bottom w:val="none" w:sz="0" w:space="0" w:color="auto"/>
                <w:right w:val="none" w:sz="0" w:space="0" w:color="auto"/>
              </w:divBdr>
            </w:div>
            <w:div w:id="2050064120">
              <w:marLeft w:val="0"/>
              <w:marRight w:val="0"/>
              <w:marTop w:val="0"/>
              <w:marBottom w:val="0"/>
              <w:divBdr>
                <w:top w:val="none" w:sz="0" w:space="0" w:color="auto"/>
                <w:left w:val="none" w:sz="0" w:space="0" w:color="auto"/>
                <w:bottom w:val="none" w:sz="0" w:space="0" w:color="auto"/>
                <w:right w:val="none" w:sz="0" w:space="0" w:color="auto"/>
              </w:divBdr>
            </w:div>
            <w:div w:id="501891071">
              <w:marLeft w:val="0"/>
              <w:marRight w:val="0"/>
              <w:marTop w:val="0"/>
              <w:marBottom w:val="0"/>
              <w:divBdr>
                <w:top w:val="none" w:sz="0" w:space="0" w:color="auto"/>
                <w:left w:val="none" w:sz="0" w:space="0" w:color="auto"/>
                <w:bottom w:val="none" w:sz="0" w:space="0" w:color="auto"/>
                <w:right w:val="none" w:sz="0" w:space="0" w:color="auto"/>
              </w:divBdr>
            </w:div>
            <w:div w:id="699626123">
              <w:marLeft w:val="0"/>
              <w:marRight w:val="0"/>
              <w:marTop w:val="0"/>
              <w:marBottom w:val="0"/>
              <w:divBdr>
                <w:top w:val="none" w:sz="0" w:space="0" w:color="auto"/>
                <w:left w:val="none" w:sz="0" w:space="0" w:color="auto"/>
                <w:bottom w:val="none" w:sz="0" w:space="0" w:color="auto"/>
                <w:right w:val="none" w:sz="0" w:space="0" w:color="auto"/>
              </w:divBdr>
            </w:div>
            <w:div w:id="1854370681">
              <w:marLeft w:val="0"/>
              <w:marRight w:val="0"/>
              <w:marTop w:val="0"/>
              <w:marBottom w:val="0"/>
              <w:divBdr>
                <w:top w:val="none" w:sz="0" w:space="0" w:color="auto"/>
                <w:left w:val="none" w:sz="0" w:space="0" w:color="auto"/>
                <w:bottom w:val="none" w:sz="0" w:space="0" w:color="auto"/>
                <w:right w:val="none" w:sz="0" w:space="0" w:color="auto"/>
              </w:divBdr>
            </w:div>
            <w:div w:id="321659044">
              <w:marLeft w:val="0"/>
              <w:marRight w:val="0"/>
              <w:marTop w:val="0"/>
              <w:marBottom w:val="0"/>
              <w:divBdr>
                <w:top w:val="none" w:sz="0" w:space="0" w:color="auto"/>
                <w:left w:val="none" w:sz="0" w:space="0" w:color="auto"/>
                <w:bottom w:val="none" w:sz="0" w:space="0" w:color="auto"/>
                <w:right w:val="none" w:sz="0" w:space="0" w:color="auto"/>
              </w:divBdr>
            </w:div>
            <w:div w:id="998771375">
              <w:marLeft w:val="0"/>
              <w:marRight w:val="0"/>
              <w:marTop w:val="0"/>
              <w:marBottom w:val="0"/>
              <w:divBdr>
                <w:top w:val="none" w:sz="0" w:space="0" w:color="auto"/>
                <w:left w:val="none" w:sz="0" w:space="0" w:color="auto"/>
                <w:bottom w:val="none" w:sz="0" w:space="0" w:color="auto"/>
                <w:right w:val="none" w:sz="0" w:space="0" w:color="auto"/>
              </w:divBdr>
            </w:div>
            <w:div w:id="1490826494">
              <w:marLeft w:val="0"/>
              <w:marRight w:val="0"/>
              <w:marTop w:val="0"/>
              <w:marBottom w:val="0"/>
              <w:divBdr>
                <w:top w:val="none" w:sz="0" w:space="0" w:color="auto"/>
                <w:left w:val="none" w:sz="0" w:space="0" w:color="auto"/>
                <w:bottom w:val="none" w:sz="0" w:space="0" w:color="auto"/>
                <w:right w:val="none" w:sz="0" w:space="0" w:color="auto"/>
              </w:divBdr>
            </w:div>
            <w:div w:id="374038673">
              <w:marLeft w:val="0"/>
              <w:marRight w:val="0"/>
              <w:marTop w:val="0"/>
              <w:marBottom w:val="0"/>
              <w:divBdr>
                <w:top w:val="none" w:sz="0" w:space="0" w:color="auto"/>
                <w:left w:val="none" w:sz="0" w:space="0" w:color="auto"/>
                <w:bottom w:val="none" w:sz="0" w:space="0" w:color="auto"/>
                <w:right w:val="none" w:sz="0" w:space="0" w:color="auto"/>
              </w:divBdr>
            </w:div>
            <w:div w:id="965817073">
              <w:marLeft w:val="0"/>
              <w:marRight w:val="0"/>
              <w:marTop w:val="0"/>
              <w:marBottom w:val="0"/>
              <w:divBdr>
                <w:top w:val="none" w:sz="0" w:space="0" w:color="auto"/>
                <w:left w:val="none" w:sz="0" w:space="0" w:color="auto"/>
                <w:bottom w:val="none" w:sz="0" w:space="0" w:color="auto"/>
                <w:right w:val="none" w:sz="0" w:space="0" w:color="auto"/>
              </w:divBdr>
            </w:div>
            <w:div w:id="1670405606">
              <w:marLeft w:val="0"/>
              <w:marRight w:val="0"/>
              <w:marTop w:val="0"/>
              <w:marBottom w:val="0"/>
              <w:divBdr>
                <w:top w:val="none" w:sz="0" w:space="0" w:color="auto"/>
                <w:left w:val="none" w:sz="0" w:space="0" w:color="auto"/>
                <w:bottom w:val="none" w:sz="0" w:space="0" w:color="auto"/>
                <w:right w:val="none" w:sz="0" w:space="0" w:color="auto"/>
              </w:divBdr>
            </w:div>
            <w:div w:id="1629780985">
              <w:marLeft w:val="0"/>
              <w:marRight w:val="0"/>
              <w:marTop w:val="0"/>
              <w:marBottom w:val="0"/>
              <w:divBdr>
                <w:top w:val="none" w:sz="0" w:space="0" w:color="auto"/>
                <w:left w:val="none" w:sz="0" w:space="0" w:color="auto"/>
                <w:bottom w:val="none" w:sz="0" w:space="0" w:color="auto"/>
                <w:right w:val="none" w:sz="0" w:space="0" w:color="auto"/>
              </w:divBdr>
            </w:div>
            <w:div w:id="71828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442268">
      <w:bodyDiv w:val="1"/>
      <w:marLeft w:val="0"/>
      <w:marRight w:val="0"/>
      <w:marTop w:val="0"/>
      <w:marBottom w:val="0"/>
      <w:divBdr>
        <w:top w:val="none" w:sz="0" w:space="0" w:color="auto"/>
        <w:left w:val="none" w:sz="0" w:space="0" w:color="auto"/>
        <w:bottom w:val="none" w:sz="0" w:space="0" w:color="auto"/>
        <w:right w:val="none" w:sz="0" w:space="0" w:color="auto"/>
      </w:divBdr>
      <w:divsChild>
        <w:div w:id="1507356393">
          <w:marLeft w:val="480"/>
          <w:marRight w:val="0"/>
          <w:marTop w:val="0"/>
          <w:marBottom w:val="0"/>
          <w:divBdr>
            <w:top w:val="none" w:sz="0" w:space="0" w:color="auto"/>
            <w:left w:val="none" w:sz="0" w:space="0" w:color="auto"/>
            <w:bottom w:val="none" w:sz="0" w:space="0" w:color="auto"/>
            <w:right w:val="none" w:sz="0" w:space="0" w:color="auto"/>
          </w:divBdr>
          <w:divsChild>
            <w:div w:id="52622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289249">
      <w:bodyDiv w:val="1"/>
      <w:marLeft w:val="0"/>
      <w:marRight w:val="0"/>
      <w:marTop w:val="0"/>
      <w:marBottom w:val="0"/>
      <w:divBdr>
        <w:top w:val="none" w:sz="0" w:space="0" w:color="auto"/>
        <w:left w:val="none" w:sz="0" w:space="0" w:color="auto"/>
        <w:bottom w:val="none" w:sz="0" w:space="0" w:color="auto"/>
        <w:right w:val="none" w:sz="0" w:space="0" w:color="auto"/>
      </w:divBdr>
      <w:divsChild>
        <w:div w:id="645431235">
          <w:marLeft w:val="0"/>
          <w:marRight w:val="0"/>
          <w:marTop w:val="0"/>
          <w:marBottom w:val="0"/>
          <w:divBdr>
            <w:top w:val="none" w:sz="0" w:space="0" w:color="auto"/>
            <w:left w:val="none" w:sz="0" w:space="0" w:color="auto"/>
            <w:bottom w:val="none" w:sz="0" w:space="0" w:color="auto"/>
            <w:right w:val="none" w:sz="0" w:space="0" w:color="auto"/>
          </w:divBdr>
          <w:divsChild>
            <w:div w:id="733049670">
              <w:marLeft w:val="0"/>
              <w:marRight w:val="0"/>
              <w:marTop w:val="0"/>
              <w:marBottom w:val="0"/>
              <w:divBdr>
                <w:top w:val="none" w:sz="0" w:space="0" w:color="auto"/>
                <w:left w:val="none" w:sz="0" w:space="0" w:color="auto"/>
                <w:bottom w:val="none" w:sz="0" w:space="0" w:color="auto"/>
                <w:right w:val="none" w:sz="0" w:space="0" w:color="auto"/>
              </w:divBdr>
            </w:div>
            <w:div w:id="1985499068">
              <w:marLeft w:val="0"/>
              <w:marRight w:val="0"/>
              <w:marTop w:val="0"/>
              <w:marBottom w:val="0"/>
              <w:divBdr>
                <w:top w:val="none" w:sz="0" w:space="0" w:color="auto"/>
                <w:left w:val="none" w:sz="0" w:space="0" w:color="auto"/>
                <w:bottom w:val="none" w:sz="0" w:space="0" w:color="auto"/>
                <w:right w:val="none" w:sz="0" w:space="0" w:color="auto"/>
              </w:divBdr>
            </w:div>
            <w:div w:id="1889149099">
              <w:marLeft w:val="0"/>
              <w:marRight w:val="0"/>
              <w:marTop w:val="0"/>
              <w:marBottom w:val="0"/>
              <w:divBdr>
                <w:top w:val="none" w:sz="0" w:space="0" w:color="auto"/>
                <w:left w:val="none" w:sz="0" w:space="0" w:color="auto"/>
                <w:bottom w:val="none" w:sz="0" w:space="0" w:color="auto"/>
                <w:right w:val="none" w:sz="0" w:space="0" w:color="auto"/>
              </w:divBdr>
            </w:div>
            <w:div w:id="1218472163">
              <w:marLeft w:val="0"/>
              <w:marRight w:val="0"/>
              <w:marTop w:val="0"/>
              <w:marBottom w:val="0"/>
              <w:divBdr>
                <w:top w:val="none" w:sz="0" w:space="0" w:color="auto"/>
                <w:left w:val="none" w:sz="0" w:space="0" w:color="auto"/>
                <w:bottom w:val="none" w:sz="0" w:space="0" w:color="auto"/>
                <w:right w:val="none" w:sz="0" w:space="0" w:color="auto"/>
              </w:divBdr>
            </w:div>
            <w:div w:id="21707931">
              <w:marLeft w:val="0"/>
              <w:marRight w:val="0"/>
              <w:marTop w:val="0"/>
              <w:marBottom w:val="0"/>
              <w:divBdr>
                <w:top w:val="none" w:sz="0" w:space="0" w:color="auto"/>
                <w:left w:val="none" w:sz="0" w:space="0" w:color="auto"/>
                <w:bottom w:val="none" w:sz="0" w:space="0" w:color="auto"/>
                <w:right w:val="none" w:sz="0" w:space="0" w:color="auto"/>
              </w:divBdr>
            </w:div>
            <w:div w:id="682584305">
              <w:marLeft w:val="0"/>
              <w:marRight w:val="0"/>
              <w:marTop w:val="0"/>
              <w:marBottom w:val="0"/>
              <w:divBdr>
                <w:top w:val="none" w:sz="0" w:space="0" w:color="auto"/>
                <w:left w:val="none" w:sz="0" w:space="0" w:color="auto"/>
                <w:bottom w:val="none" w:sz="0" w:space="0" w:color="auto"/>
                <w:right w:val="none" w:sz="0" w:space="0" w:color="auto"/>
              </w:divBdr>
            </w:div>
            <w:div w:id="243227814">
              <w:marLeft w:val="0"/>
              <w:marRight w:val="0"/>
              <w:marTop w:val="0"/>
              <w:marBottom w:val="0"/>
              <w:divBdr>
                <w:top w:val="none" w:sz="0" w:space="0" w:color="auto"/>
                <w:left w:val="none" w:sz="0" w:space="0" w:color="auto"/>
                <w:bottom w:val="none" w:sz="0" w:space="0" w:color="auto"/>
                <w:right w:val="none" w:sz="0" w:space="0" w:color="auto"/>
              </w:divBdr>
            </w:div>
            <w:div w:id="1912305427">
              <w:marLeft w:val="0"/>
              <w:marRight w:val="0"/>
              <w:marTop w:val="0"/>
              <w:marBottom w:val="0"/>
              <w:divBdr>
                <w:top w:val="none" w:sz="0" w:space="0" w:color="auto"/>
                <w:left w:val="none" w:sz="0" w:space="0" w:color="auto"/>
                <w:bottom w:val="none" w:sz="0" w:space="0" w:color="auto"/>
                <w:right w:val="none" w:sz="0" w:space="0" w:color="auto"/>
              </w:divBdr>
            </w:div>
            <w:div w:id="812334357">
              <w:marLeft w:val="0"/>
              <w:marRight w:val="0"/>
              <w:marTop w:val="0"/>
              <w:marBottom w:val="0"/>
              <w:divBdr>
                <w:top w:val="none" w:sz="0" w:space="0" w:color="auto"/>
                <w:left w:val="none" w:sz="0" w:space="0" w:color="auto"/>
                <w:bottom w:val="none" w:sz="0" w:space="0" w:color="auto"/>
                <w:right w:val="none" w:sz="0" w:space="0" w:color="auto"/>
              </w:divBdr>
            </w:div>
            <w:div w:id="1459642829">
              <w:marLeft w:val="0"/>
              <w:marRight w:val="0"/>
              <w:marTop w:val="0"/>
              <w:marBottom w:val="0"/>
              <w:divBdr>
                <w:top w:val="none" w:sz="0" w:space="0" w:color="auto"/>
                <w:left w:val="none" w:sz="0" w:space="0" w:color="auto"/>
                <w:bottom w:val="none" w:sz="0" w:space="0" w:color="auto"/>
                <w:right w:val="none" w:sz="0" w:space="0" w:color="auto"/>
              </w:divBdr>
            </w:div>
            <w:div w:id="585502385">
              <w:marLeft w:val="0"/>
              <w:marRight w:val="0"/>
              <w:marTop w:val="0"/>
              <w:marBottom w:val="0"/>
              <w:divBdr>
                <w:top w:val="none" w:sz="0" w:space="0" w:color="auto"/>
                <w:left w:val="none" w:sz="0" w:space="0" w:color="auto"/>
                <w:bottom w:val="none" w:sz="0" w:space="0" w:color="auto"/>
                <w:right w:val="none" w:sz="0" w:space="0" w:color="auto"/>
              </w:divBdr>
            </w:div>
            <w:div w:id="846480846">
              <w:marLeft w:val="0"/>
              <w:marRight w:val="0"/>
              <w:marTop w:val="0"/>
              <w:marBottom w:val="0"/>
              <w:divBdr>
                <w:top w:val="none" w:sz="0" w:space="0" w:color="auto"/>
                <w:left w:val="none" w:sz="0" w:space="0" w:color="auto"/>
                <w:bottom w:val="none" w:sz="0" w:space="0" w:color="auto"/>
                <w:right w:val="none" w:sz="0" w:space="0" w:color="auto"/>
              </w:divBdr>
            </w:div>
            <w:div w:id="349138795">
              <w:marLeft w:val="0"/>
              <w:marRight w:val="0"/>
              <w:marTop w:val="0"/>
              <w:marBottom w:val="0"/>
              <w:divBdr>
                <w:top w:val="none" w:sz="0" w:space="0" w:color="auto"/>
                <w:left w:val="none" w:sz="0" w:space="0" w:color="auto"/>
                <w:bottom w:val="none" w:sz="0" w:space="0" w:color="auto"/>
                <w:right w:val="none" w:sz="0" w:space="0" w:color="auto"/>
              </w:divBdr>
            </w:div>
            <w:div w:id="141970660">
              <w:marLeft w:val="0"/>
              <w:marRight w:val="0"/>
              <w:marTop w:val="0"/>
              <w:marBottom w:val="0"/>
              <w:divBdr>
                <w:top w:val="none" w:sz="0" w:space="0" w:color="auto"/>
                <w:left w:val="none" w:sz="0" w:space="0" w:color="auto"/>
                <w:bottom w:val="none" w:sz="0" w:space="0" w:color="auto"/>
                <w:right w:val="none" w:sz="0" w:space="0" w:color="auto"/>
              </w:divBdr>
            </w:div>
            <w:div w:id="1517229011">
              <w:marLeft w:val="0"/>
              <w:marRight w:val="0"/>
              <w:marTop w:val="0"/>
              <w:marBottom w:val="0"/>
              <w:divBdr>
                <w:top w:val="none" w:sz="0" w:space="0" w:color="auto"/>
                <w:left w:val="none" w:sz="0" w:space="0" w:color="auto"/>
                <w:bottom w:val="none" w:sz="0" w:space="0" w:color="auto"/>
                <w:right w:val="none" w:sz="0" w:space="0" w:color="auto"/>
              </w:divBdr>
            </w:div>
            <w:div w:id="127206153">
              <w:marLeft w:val="0"/>
              <w:marRight w:val="0"/>
              <w:marTop w:val="0"/>
              <w:marBottom w:val="0"/>
              <w:divBdr>
                <w:top w:val="none" w:sz="0" w:space="0" w:color="auto"/>
                <w:left w:val="none" w:sz="0" w:space="0" w:color="auto"/>
                <w:bottom w:val="none" w:sz="0" w:space="0" w:color="auto"/>
                <w:right w:val="none" w:sz="0" w:space="0" w:color="auto"/>
              </w:divBdr>
            </w:div>
            <w:div w:id="1993288818">
              <w:marLeft w:val="0"/>
              <w:marRight w:val="0"/>
              <w:marTop w:val="0"/>
              <w:marBottom w:val="0"/>
              <w:divBdr>
                <w:top w:val="none" w:sz="0" w:space="0" w:color="auto"/>
                <w:left w:val="none" w:sz="0" w:space="0" w:color="auto"/>
                <w:bottom w:val="none" w:sz="0" w:space="0" w:color="auto"/>
                <w:right w:val="none" w:sz="0" w:space="0" w:color="auto"/>
              </w:divBdr>
            </w:div>
            <w:div w:id="656494077">
              <w:marLeft w:val="0"/>
              <w:marRight w:val="0"/>
              <w:marTop w:val="0"/>
              <w:marBottom w:val="0"/>
              <w:divBdr>
                <w:top w:val="none" w:sz="0" w:space="0" w:color="auto"/>
                <w:left w:val="none" w:sz="0" w:space="0" w:color="auto"/>
                <w:bottom w:val="none" w:sz="0" w:space="0" w:color="auto"/>
                <w:right w:val="none" w:sz="0" w:space="0" w:color="auto"/>
              </w:divBdr>
            </w:div>
            <w:div w:id="2006978475">
              <w:marLeft w:val="0"/>
              <w:marRight w:val="0"/>
              <w:marTop w:val="0"/>
              <w:marBottom w:val="0"/>
              <w:divBdr>
                <w:top w:val="none" w:sz="0" w:space="0" w:color="auto"/>
                <w:left w:val="none" w:sz="0" w:space="0" w:color="auto"/>
                <w:bottom w:val="none" w:sz="0" w:space="0" w:color="auto"/>
                <w:right w:val="none" w:sz="0" w:space="0" w:color="auto"/>
              </w:divBdr>
            </w:div>
            <w:div w:id="498352128">
              <w:marLeft w:val="0"/>
              <w:marRight w:val="0"/>
              <w:marTop w:val="0"/>
              <w:marBottom w:val="0"/>
              <w:divBdr>
                <w:top w:val="none" w:sz="0" w:space="0" w:color="auto"/>
                <w:left w:val="none" w:sz="0" w:space="0" w:color="auto"/>
                <w:bottom w:val="none" w:sz="0" w:space="0" w:color="auto"/>
                <w:right w:val="none" w:sz="0" w:space="0" w:color="auto"/>
              </w:divBdr>
            </w:div>
            <w:div w:id="1433748037">
              <w:marLeft w:val="0"/>
              <w:marRight w:val="0"/>
              <w:marTop w:val="0"/>
              <w:marBottom w:val="0"/>
              <w:divBdr>
                <w:top w:val="none" w:sz="0" w:space="0" w:color="auto"/>
                <w:left w:val="none" w:sz="0" w:space="0" w:color="auto"/>
                <w:bottom w:val="none" w:sz="0" w:space="0" w:color="auto"/>
                <w:right w:val="none" w:sz="0" w:space="0" w:color="auto"/>
              </w:divBdr>
            </w:div>
            <w:div w:id="1949970016">
              <w:marLeft w:val="0"/>
              <w:marRight w:val="0"/>
              <w:marTop w:val="0"/>
              <w:marBottom w:val="0"/>
              <w:divBdr>
                <w:top w:val="none" w:sz="0" w:space="0" w:color="auto"/>
                <w:left w:val="none" w:sz="0" w:space="0" w:color="auto"/>
                <w:bottom w:val="none" w:sz="0" w:space="0" w:color="auto"/>
                <w:right w:val="none" w:sz="0" w:space="0" w:color="auto"/>
              </w:divBdr>
            </w:div>
            <w:div w:id="964895615">
              <w:marLeft w:val="0"/>
              <w:marRight w:val="0"/>
              <w:marTop w:val="0"/>
              <w:marBottom w:val="0"/>
              <w:divBdr>
                <w:top w:val="none" w:sz="0" w:space="0" w:color="auto"/>
                <w:left w:val="none" w:sz="0" w:space="0" w:color="auto"/>
                <w:bottom w:val="none" w:sz="0" w:space="0" w:color="auto"/>
                <w:right w:val="none" w:sz="0" w:space="0" w:color="auto"/>
              </w:divBdr>
            </w:div>
            <w:div w:id="1639528552">
              <w:marLeft w:val="0"/>
              <w:marRight w:val="0"/>
              <w:marTop w:val="0"/>
              <w:marBottom w:val="0"/>
              <w:divBdr>
                <w:top w:val="none" w:sz="0" w:space="0" w:color="auto"/>
                <w:left w:val="none" w:sz="0" w:space="0" w:color="auto"/>
                <w:bottom w:val="none" w:sz="0" w:space="0" w:color="auto"/>
                <w:right w:val="none" w:sz="0" w:space="0" w:color="auto"/>
              </w:divBdr>
            </w:div>
            <w:div w:id="248930611">
              <w:marLeft w:val="0"/>
              <w:marRight w:val="0"/>
              <w:marTop w:val="0"/>
              <w:marBottom w:val="0"/>
              <w:divBdr>
                <w:top w:val="none" w:sz="0" w:space="0" w:color="auto"/>
                <w:left w:val="none" w:sz="0" w:space="0" w:color="auto"/>
                <w:bottom w:val="none" w:sz="0" w:space="0" w:color="auto"/>
                <w:right w:val="none" w:sz="0" w:space="0" w:color="auto"/>
              </w:divBdr>
            </w:div>
            <w:div w:id="2019236454">
              <w:marLeft w:val="0"/>
              <w:marRight w:val="0"/>
              <w:marTop w:val="0"/>
              <w:marBottom w:val="0"/>
              <w:divBdr>
                <w:top w:val="none" w:sz="0" w:space="0" w:color="auto"/>
                <w:left w:val="none" w:sz="0" w:space="0" w:color="auto"/>
                <w:bottom w:val="none" w:sz="0" w:space="0" w:color="auto"/>
                <w:right w:val="none" w:sz="0" w:space="0" w:color="auto"/>
              </w:divBdr>
            </w:div>
            <w:div w:id="1181628551">
              <w:marLeft w:val="0"/>
              <w:marRight w:val="0"/>
              <w:marTop w:val="0"/>
              <w:marBottom w:val="0"/>
              <w:divBdr>
                <w:top w:val="none" w:sz="0" w:space="0" w:color="auto"/>
                <w:left w:val="none" w:sz="0" w:space="0" w:color="auto"/>
                <w:bottom w:val="none" w:sz="0" w:space="0" w:color="auto"/>
                <w:right w:val="none" w:sz="0" w:space="0" w:color="auto"/>
              </w:divBdr>
            </w:div>
            <w:div w:id="589503604">
              <w:marLeft w:val="0"/>
              <w:marRight w:val="0"/>
              <w:marTop w:val="0"/>
              <w:marBottom w:val="0"/>
              <w:divBdr>
                <w:top w:val="none" w:sz="0" w:space="0" w:color="auto"/>
                <w:left w:val="none" w:sz="0" w:space="0" w:color="auto"/>
                <w:bottom w:val="none" w:sz="0" w:space="0" w:color="auto"/>
                <w:right w:val="none" w:sz="0" w:space="0" w:color="auto"/>
              </w:divBdr>
            </w:div>
            <w:div w:id="210895409">
              <w:marLeft w:val="0"/>
              <w:marRight w:val="0"/>
              <w:marTop w:val="0"/>
              <w:marBottom w:val="0"/>
              <w:divBdr>
                <w:top w:val="none" w:sz="0" w:space="0" w:color="auto"/>
                <w:left w:val="none" w:sz="0" w:space="0" w:color="auto"/>
                <w:bottom w:val="none" w:sz="0" w:space="0" w:color="auto"/>
                <w:right w:val="none" w:sz="0" w:space="0" w:color="auto"/>
              </w:divBdr>
            </w:div>
            <w:div w:id="486286454">
              <w:marLeft w:val="0"/>
              <w:marRight w:val="0"/>
              <w:marTop w:val="0"/>
              <w:marBottom w:val="0"/>
              <w:divBdr>
                <w:top w:val="none" w:sz="0" w:space="0" w:color="auto"/>
                <w:left w:val="none" w:sz="0" w:space="0" w:color="auto"/>
                <w:bottom w:val="none" w:sz="0" w:space="0" w:color="auto"/>
                <w:right w:val="none" w:sz="0" w:space="0" w:color="auto"/>
              </w:divBdr>
            </w:div>
            <w:div w:id="1377585372">
              <w:marLeft w:val="0"/>
              <w:marRight w:val="0"/>
              <w:marTop w:val="0"/>
              <w:marBottom w:val="0"/>
              <w:divBdr>
                <w:top w:val="none" w:sz="0" w:space="0" w:color="auto"/>
                <w:left w:val="none" w:sz="0" w:space="0" w:color="auto"/>
                <w:bottom w:val="none" w:sz="0" w:space="0" w:color="auto"/>
                <w:right w:val="none" w:sz="0" w:space="0" w:color="auto"/>
              </w:divBdr>
            </w:div>
            <w:div w:id="788934205">
              <w:marLeft w:val="0"/>
              <w:marRight w:val="0"/>
              <w:marTop w:val="0"/>
              <w:marBottom w:val="0"/>
              <w:divBdr>
                <w:top w:val="none" w:sz="0" w:space="0" w:color="auto"/>
                <w:left w:val="none" w:sz="0" w:space="0" w:color="auto"/>
                <w:bottom w:val="none" w:sz="0" w:space="0" w:color="auto"/>
                <w:right w:val="none" w:sz="0" w:space="0" w:color="auto"/>
              </w:divBdr>
            </w:div>
            <w:div w:id="1733114049">
              <w:marLeft w:val="0"/>
              <w:marRight w:val="0"/>
              <w:marTop w:val="0"/>
              <w:marBottom w:val="0"/>
              <w:divBdr>
                <w:top w:val="none" w:sz="0" w:space="0" w:color="auto"/>
                <w:left w:val="none" w:sz="0" w:space="0" w:color="auto"/>
                <w:bottom w:val="none" w:sz="0" w:space="0" w:color="auto"/>
                <w:right w:val="none" w:sz="0" w:space="0" w:color="auto"/>
              </w:divBdr>
            </w:div>
            <w:div w:id="1708917164">
              <w:marLeft w:val="0"/>
              <w:marRight w:val="0"/>
              <w:marTop w:val="0"/>
              <w:marBottom w:val="0"/>
              <w:divBdr>
                <w:top w:val="none" w:sz="0" w:space="0" w:color="auto"/>
                <w:left w:val="none" w:sz="0" w:space="0" w:color="auto"/>
                <w:bottom w:val="none" w:sz="0" w:space="0" w:color="auto"/>
                <w:right w:val="none" w:sz="0" w:space="0" w:color="auto"/>
              </w:divBdr>
            </w:div>
            <w:div w:id="634720136">
              <w:marLeft w:val="0"/>
              <w:marRight w:val="0"/>
              <w:marTop w:val="0"/>
              <w:marBottom w:val="0"/>
              <w:divBdr>
                <w:top w:val="none" w:sz="0" w:space="0" w:color="auto"/>
                <w:left w:val="none" w:sz="0" w:space="0" w:color="auto"/>
                <w:bottom w:val="none" w:sz="0" w:space="0" w:color="auto"/>
                <w:right w:val="none" w:sz="0" w:space="0" w:color="auto"/>
              </w:divBdr>
            </w:div>
            <w:div w:id="1450276258">
              <w:marLeft w:val="0"/>
              <w:marRight w:val="0"/>
              <w:marTop w:val="0"/>
              <w:marBottom w:val="0"/>
              <w:divBdr>
                <w:top w:val="none" w:sz="0" w:space="0" w:color="auto"/>
                <w:left w:val="none" w:sz="0" w:space="0" w:color="auto"/>
                <w:bottom w:val="none" w:sz="0" w:space="0" w:color="auto"/>
                <w:right w:val="none" w:sz="0" w:space="0" w:color="auto"/>
              </w:divBdr>
            </w:div>
            <w:div w:id="5131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693858">
      <w:bodyDiv w:val="1"/>
      <w:marLeft w:val="0"/>
      <w:marRight w:val="0"/>
      <w:marTop w:val="0"/>
      <w:marBottom w:val="0"/>
      <w:divBdr>
        <w:top w:val="none" w:sz="0" w:space="0" w:color="auto"/>
        <w:left w:val="none" w:sz="0" w:space="0" w:color="auto"/>
        <w:bottom w:val="none" w:sz="0" w:space="0" w:color="auto"/>
        <w:right w:val="none" w:sz="0" w:space="0" w:color="auto"/>
      </w:divBdr>
      <w:divsChild>
        <w:div w:id="894001869">
          <w:marLeft w:val="0"/>
          <w:marRight w:val="0"/>
          <w:marTop w:val="0"/>
          <w:marBottom w:val="0"/>
          <w:divBdr>
            <w:top w:val="none" w:sz="0" w:space="0" w:color="auto"/>
            <w:left w:val="none" w:sz="0" w:space="0" w:color="auto"/>
            <w:bottom w:val="none" w:sz="0" w:space="0" w:color="auto"/>
            <w:right w:val="none" w:sz="0" w:space="0" w:color="auto"/>
          </w:divBdr>
          <w:divsChild>
            <w:div w:id="1720520454">
              <w:marLeft w:val="0"/>
              <w:marRight w:val="0"/>
              <w:marTop w:val="0"/>
              <w:marBottom w:val="0"/>
              <w:divBdr>
                <w:top w:val="none" w:sz="0" w:space="0" w:color="auto"/>
                <w:left w:val="none" w:sz="0" w:space="0" w:color="auto"/>
                <w:bottom w:val="none" w:sz="0" w:space="0" w:color="auto"/>
                <w:right w:val="none" w:sz="0" w:space="0" w:color="auto"/>
              </w:divBdr>
            </w:div>
            <w:div w:id="1827240023">
              <w:marLeft w:val="0"/>
              <w:marRight w:val="0"/>
              <w:marTop w:val="0"/>
              <w:marBottom w:val="0"/>
              <w:divBdr>
                <w:top w:val="none" w:sz="0" w:space="0" w:color="auto"/>
                <w:left w:val="none" w:sz="0" w:space="0" w:color="auto"/>
                <w:bottom w:val="none" w:sz="0" w:space="0" w:color="auto"/>
                <w:right w:val="none" w:sz="0" w:space="0" w:color="auto"/>
              </w:divBdr>
            </w:div>
            <w:div w:id="1207179638">
              <w:marLeft w:val="0"/>
              <w:marRight w:val="0"/>
              <w:marTop w:val="0"/>
              <w:marBottom w:val="0"/>
              <w:divBdr>
                <w:top w:val="none" w:sz="0" w:space="0" w:color="auto"/>
                <w:left w:val="none" w:sz="0" w:space="0" w:color="auto"/>
                <w:bottom w:val="none" w:sz="0" w:space="0" w:color="auto"/>
                <w:right w:val="none" w:sz="0" w:space="0" w:color="auto"/>
              </w:divBdr>
            </w:div>
            <w:div w:id="141250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51221">
      <w:bodyDiv w:val="1"/>
      <w:marLeft w:val="0"/>
      <w:marRight w:val="0"/>
      <w:marTop w:val="0"/>
      <w:marBottom w:val="0"/>
      <w:divBdr>
        <w:top w:val="none" w:sz="0" w:space="0" w:color="auto"/>
        <w:left w:val="none" w:sz="0" w:space="0" w:color="auto"/>
        <w:bottom w:val="none" w:sz="0" w:space="0" w:color="auto"/>
        <w:right w:val="none" w:sz="0" w:space="0" w:color="auto"/>
      </w:divBdr>
      <w:divsChild>
        <w:div w:id="692388661">
          <w:marLeft w:val="0"/>
          <w:marRight w:val="0"/>
          <w:marTop w:val="0"/>
          <w:marBottom w:val="0"/>
          <w:divBdr>
            <w:top w:val="none" w:sz="0" w:space="0" w:color="auto"/>
            <w:left w:val="none" w:sz="0" w:space="0" w:color="auto"/>
            <w:bottom w:val="none" w:sz="0" w:space="0" w:color="auto"/>
            <w:right w:val="none" w:sz="0" w:space="0" w:color="auto"/>
          </w:divBdr>
          <w:divsChild>
            <w:div w:id="1586918174">
              <w:marLeft w:val="0"/>
              <w:marRight w:val="0"/>
              <w:marTop w:val="0"/>
              <w:marBottom w:val="0"/>
              <w:divBdr>
                <w:top w:val="none" w:sz="0" w:space="0" w:color="auto"/>
                <w:left w:val="none" w:sz="0" w:space="0" w:color="auto"/>
                <w:bottom w:val="none" w:sz="0" w:space="0" w:color="auto"/>
                <w:right w:val="none" w:sz="0" w:space="0" w:color="auto"/>
              </w:divBdr>
            </w:div>
            <w:div w:id="1848671551">
              <w:marLeft w:val="0"/>
              <w:marRight w:val="0"/>
              <w:marTop w:val="0"/>
              <w:marBottom w:val="0"/>
              <w:divBdr>
                <w:top w:val="none" w:sz="0" w:space="0" w:color="auto"/>
                <w:left w:val="none" w:sz="0" w:space="0" w:color="auto"/>
                <w:bottom w:val="none" w:sz="0" w:space="0" w:color="auto"/>
                <w:right w:val="none" w:sz="0" w:space="0" w:color="auto"/>
              </w:divBdr>
            </w:div>
            <w:div w:id="101534707">
              <w:marLeft w:val="0"/>
              <w:marRight w:val="0"/>
              <w:marTop w:val="0"/>
              <w:marBottom w:val="0"/>
              <w:divBdr>
                <w:top w:val="none" w:sz="0" w:space="0" w:color="auto"/>
                <w:left w:val="none" w:sz="0" w:space="0" w:color="auto"/>
                <w:bottom w:val="none" w:sz="0" w:space="0" w:color="auto"/>
                <w:right w:val="none" w:sz="0" w:space="0" w:color="auto"/>
              </w:divBdr>
            </w:div>
            <w:div w:id="1017578798">
              <w:marLeft w:val="0"/>
              <w:marRight w:val="0"/>
              <w:marTop w:val="0"/>
              <w:marBottom w:val="0"/>
              <w:divBdr>
                <w:top w:val="none" w:sz="0" w:space="0" w:color="auto"/>
                <w:left w:val="none" w:sz="0" w:space="0" w:color="auto"/>
                <w:bottom w:val="none" w:sz="0" w:space="0" w:color="auto"/>
                <w:right w:val="none" w:sz="0" w:space="0" w:color="auto"/>
              </w:divBdr>
            </w:div>
            <w:div w:id="1202480108">
              <w:marLeft w:val="0"/>
              <w:marRight w:val="0"/>
              <w:marTop w:val="0"/>
              <w:marBottom w:val="0"/>
              <w:divBdr>
                <w:top w:val="none" w:sz="0" w:space="0" w:color="auto"/>
                <w:left w:val="none" w:sz="0" w:space="0" w:color="auto"/>
                <w:bottom w:val="none" w:sz="0" w:space="0" w:color="auto"/>
                <w:right w:val="none" w:sz="0" w:space="0" w:color="auto"/>
              </w:divBdr>
            </w:div>
            <w:div w:id="1802726479">
              <w:marLeft w:val="0"/>
              <w:marRight w:val="0"/>
              <w:marTop w:val="0"/>
              <w:marBottom w:val="0"/>
              <w:divBdr>
                <w:top w:val="none" w:sz="0" w:space="0" w:color="auto"/>
                <w:left w:val="none" w:sz="0" w:space="0" w:color="auto"/>
                <w:bottom w:val="none" w:sz="0" w:space="0" w:color="auto"/>
                <w:right w:val="none" w:sz="0" w:space="0" w:color="auto"/>
              </w:divBdr>
            </w:div>
            <w:div w:id="858590460">
              <w:marLeft w:val="0"/>
              <w:marRight w:val="0"/>
              <w:marTop w:val="0"/>
              <w:marBottom w:val="0"/>
              <w:divBdr>
                <w:top w:val="none" w:sz="0" w:space="0" w:color="auto"/>
                <w:left w:val="none" w:sz="0" w:space="0" w:color="auto"/>
                <w:bottom w:val="none" w:sz="0" w:space="0" w:color="auto"/>
                <w:right w:val="none" w:sz="0" w:space="0" w:color="auto"/>
              </w:divBdr>
            </w:div>
            <w:div w:id="950674437">
              <w:marLeft w:val="0"/>
              <w:marRight w:val="0"/>
              <w:marTop w:val="0"/>
              <w:marBottom w:val="0"/>
              <w:divBdr>
                <w:top w:val="none" w:sz="0" w:space="0" w:color="auto"/>
                <w:left w:val="none" w:sz="0" w:space="0" w:color="auto"/>
                <w:bottom w:val="none" w:sz="0" w:space="0" w:color="auto"/>
                <w:right w:val="none" w:sz="0" w:space="0" w:color="auto"/>
              </w:divBdr>
            </w:div>
            <w:div w:id="1455563850">
              <w:marLeft w:val="0"/>
              <w:marRight w:val="0"/>
              <w:marTop w:val="0"/>
              <w:marBottom w:val="0"/>
              <w:divBdr>
                <w:top w:val="none" w:sz="0" w:space="0" w:color="auto"/>
                <w:left w:val="none" w:sz="0" w:space="0" w:color="auto"/>
                <w:bottom w:val="none" w:sz="0" w:space="0" w:color="auto"/>
                <w:right w:val="none" w:sz="0" w:space="0" w:color="auto"/>
              </w:divBdr>
            </w:div>
            <w:div w:id="869027988">
              <w:marLeft w:val="0"/>
              <w:marRight w:val="0"/>
              <w:marTop w:val="0"/>
              <w:marBottom w:val="0"/>
              <w:divBdr>
                <w:top w:val="none" w:sz="0" w:space="0" w:color="auto"/>
                <w:left w:val="none" w:sz="0" w:space="0" w:color="auto"/>
                <w:bottom w:val="none" w:sz="0" w:space="0" w:color="auto"/>
                <w:right w:val="none" w:sz="0" w:space="0" w:color="auto"/>
              </w:divBdr>
            </w:div>
            <w:div w:id="1815371843">
              <w:marLeft w:val="0"/>
              <w:marRight w:val="0"/>
              <w:marTop w:val="0"/>
              <w:marBottom w:val="0"/>
              <w:divBdr>
                <w:top w:val="none" w:sz="0" w:space="0" w:color="auto"/>
                <w:left w:val="none" w:sz="0" w:space="0" w:color="auto"/>
                <w:bottom w:val="none" w:sz="0" w:space="0" w:color="auto"/>
                <w:right w:val="none" w:sz="0" w:space="0" w:color="auto"/>
              </w:divBdr>
            </w:div>
            <w:div w:id="2121531988">
              <w:marLeft w:val="0"/>
              <w:marRight w:val="0"/>
              <w:marTop w:val="0"/>
              <w:marBottom w:val="0"/>
              <w:divBdr>
                <w:top w:val="none" w:sz="0" w:space="0" w:color="auto"/>
                <w:left w:val="none" w:sz="0" w:space="0" w:color="auto"/>
                <w:bottom w:val="none" w:sz="0" w:space="0" w:color="auto"/>
                <w:right w:val="none" w:sz="0" w:space="0" w:color="auto"/>
              </w:divBdr>
            </w:div>
            <w:div w:id="1733843235">
              <w:marLeft w:val="0"/>
              <w:marRight w:val="0"/>
              <w:marTop w:val="0"/>
              <w:marBottom w:val="0"/>
              <w:divBdr>
                <w:top w:val="none" w:sz="0" w:space="0" w:color="auto"/>
                <w:left w:val="none" w:sz="0" w:space="0" w:color="auto"/>
                <w:bottom w:val="none" w:sz="0" w:space="0" w:color="auto"/>
                <w:right w:val="none" w:sz="0" w:space="0" w:color="auto"/>
              </w:divBdr>
            </w:div>
            <w:div w:id="999424085">
              <w:marLeft w:val="0"/>
              <w:marRight w:val="0"/>
              <w:marTop w:val="0"/>
              <w:marBottom w:val="0"/>
              <w:divBdr>
                <w:top w:val="none" w:sz="0" w:space="0" w:color="auto"/>
                <w:left w:val="none" w:sz="0" w:space="0" w:color="auto"/>
                <w:bottom w:val="none" w:sz="0" w:space="0" w:color="auto"/>
                <w:right w:val="none" w:sz="0" w:space="0" w:color="auto"/>
              </w:divBdr>
            </w:div>
            <w:div w:id="1294676273">
              <w:marLeft w:val="0"/>
              <w:marRight w:val="0"/>
              <w:marTop w:val="0"/>
              <w:marBottom w:val="0"/>
              <w:divBdr>
                <w:top w:val="none" w:sz="0" w:space="0" w:color="auto"/>
                <w:left w:val="none" w:sz="0" w:space="0" w:color="auto"/>
                <w:bottom w:val="none" w:sz="0" w:space="0" w:color="auto"/>
                <w:right w:val="none" w:sz="0" w:space="0" w:color="auto"/>
              </w:divBdr>
            </w:div>
            <w:div w:id="683172314">
              <w:marLeft w:val="0"/>
              <w:marRight w:val="0"/>
              <w:marTop w:val="0"/>
              <w:marBottom w:val="0"/>
              <w:divBdr>
                <w:top w:val="none" w:sz="0" w:space="0" w:color="auto"/>
                <w:left w:val="none" w:sz="0" w:space="0" w:color="auto"/>
                <w:bottom w:val="none" w:sz="0" w:space="0" w:color="auto"/>
                <w:right w:val="none" w:sz="0" w:space="0" w:color="auto"/>
              </w:divBdr>
            </w:div>
            <w:div w:id="282543298">
              <w:marLeft w:val="0"/>
              <w:marRight w:val="0"/>
              <w:marTop w:val="0"/>
              <w:marBottom w:val="0"/>
              <w:divBdr>
                <w:top w:val="none" w:sz="0" w:space="0" w:color="auto"/>
                <w:left w:val="none" w:sz="0" w:space="0" w:color="auto"/>
                <w:bottom w:val="none" w:sz="0" w:space="0" w:color="auto"/>
                <w:right w:val="none" w:sz="0" w:space="0" w:color="auto"/>
              </w:divBdr>
            </w:div>
            <w:div w:id="1483308947">
              <w:marLeft w:val="0"/>
              <w:marRight w:val="0"/>
              <w:marTop w:val="0"/>
              <w:marBottom w:val="0"/>
              <w:divBdr>
                <w:top w:val="none" w:sz="0" w:space="0" w:color="auto"/>
                <w:left w:val="none" w:sz="0" w:space="0" w:color="auto"/>
                <w:bottom w:val="none" w:sz="0" w:space="0" w:color="auto"/>
                <w:right w:val="none" w:sz="0" w:space="0" w:color="auto"/>
              </w:divBdr>
            </w:div>
            <w:div w:id="1669937355">
              <w:marLeft w:val="0"/>
              <w:marRight w:val="0"/>
              <w:marTop w:val="0"/>
              <w:marBottom w:val="0"/>
              <w:divBdr>
                <w:top w:val="none" w:sz="0" w:space="0" w:color="auto"/>
                <w:left w:val="none" w:sz="0" w:space="0" w:color="auto"/>
                <w:bottom w:val="none" w:sz="0" w:space="0" w:color="auto"/>
                <w:right w:val="none" w:sz="0" w:space="0" w:color="auto"/>
              </w:divBdr>
            </w:div>
            <w:div w:id="1561474116">
              <w:marLeft w:val="0"/>
              <w:marRight w:val="0"/>
              <w:marTop w:val="0"/>
              <w:marBottom w:val="0"/>
              <w:divBdr>
                <w:top w:val="none" w:sz="0" w:space="0" w:color="auto"/>
                <w:left w:val="none" w:sz="0" w:space="0" w:color="auto"/>
                <w:bottom w:val="none" w:sz="0" w:space="0" w:color="auto"/>
                <w:right w:val="none" w:sz="0" w:space="0" w:color="auto"/>
              </w:divBdr>
            </w:div>
            <w:div w:id="989481251">
              <w:marLeft w:val="0"/>
              <w:marRight w:val="0"/>
              <w:marTop w:val="0"/>
              <w:marBottom w:val="0"/>
              <w:divBdr>
                <w:top w:val="none" w:sz="0" w:space="0" w:color="auto"/>
                <w:left w:val="none" w:sz="0" w:space="0" w:color="auto"/>
                <w:bottom w:val="none" w:sz="0" w:space="0" w:color="auto"/>
                <w:right w:val="none" w:sz="0" w:space="0" w:color="auto"/>
              </w:divBdr>
            </w:div>
            <w:div w:id="1607039323">
              <w:marLeft w:val="0"/>
              <w:marRight w:val="0"/>
              <w:marTop w:val="0"/>
              <w:marBottom w:val="0"/>
              <w:divBdr>
                <w:top w:val="none" w:sz="0" w:space="0" w:color="auto"/>
                <w:left w:val="none" w:sz="0" w:space="0" w:color="auto"/>
                <w:bottom w:val="none" w:sz="0" w:space="0" w:color="auto"/>
                <w:right w:val="none" w:sz="0" w:space="0" w:color="auto"/>
              </w:divBdr>
            </w:div>
            <w:div w:id="883715112">
              <w:marLeft w:val="0"/>
              <w:marRight w:val="0"/>
              <w:marTop w:val="0"/>
              <w:marBottom w:val="0"/>
              <w:divBdr>
                <w:top w:val="none" w:sz="0" w:space="0" w:color="auto"/>
                <w:left w:val="none" w:sz="0" w:space="0" w:color="auto"/>
                <w:bottom w:val="none" w:sz="0" w:space="0" w:color="auto"/>
                <w:right w:val="none" w:sz="0" w:space="0" w:color="auto"/>
              </w:divBdr>
            </w:div>
            <w:div w:id="1340623372">
              <w:marLeft w:val="0"/>
              <w:marRight w:val="0"/>
              <w:marTop w:val="0"/>
              <w:marBottom w:val="0"/>
              <w:divBdr>
                <w:top w:val="none" w:sz="0" w:space="0" w:color="auto"/>
                <w:left w:val="none" w:sz="0" w:space="0" w:color="auto"/>
                <w:bottom w:val="none" w:sz="0" w:space="0" w:color="auto"/>
                <w:right w:val="none" w:sz="0" w:space="0" w:color="auto"/>
              </w:divBdr>
            </w:div>
            <w:div w:id="1297838875">
              <w:marLeft w:val="0"/>
              <w:marRight w:val="0"/>
              <w:marTop w:val="0"/>
              <w:marBottom w:val="0"/>
              <w:divBdr>
                <w:top w:val="none" w:sz="0" w:space="0" w:color="auto"/>
                <w:left w:val="none" w:sz="0" w:space="0" w:color="auto"/>
                <w:bottom w:val="none" w:sz="0" w:space="0" w:color="auto"/>
                <w:right w:val="none" w:sz="0" w:space="0" w:color="auto"/>
              </w:divBdr>
            </w:div>
            <w:div w:id="2025397910">
              <w:marLeft w:val="0"/>
              <w:marRight w:val="0"/>
              <w:marTop w:val="0"/>
              <w:marBottom w:val="0"/>
              <w:divBdr>
                <w:top w:val="none" w:sz="0" w:space="0" w:color="auto"/>
                <w:left w:val="none" w:sz="0" w:space="0" w:color="auto"/>
                <w:bottom w:val="none" w:sz="0" w:space="0" w:color="auto"/>
                <w:right w:val="none" w:sz="0" w:space="0" w:color="auto"/>
              </w:divBdr>
            </w:div>
            <w:div w:id="1899248149">
              <w:marLeft w:val="0"/>
              <w:marRight w:val="0"/>
              <w:marTop w:val="0"/>
              <w:marBottom w:val="0"/>
              <w:divBdr>
                <w:top w:val="none" w:sz="0" w:space="0" w:color="auto"/>
                <w:left w:val="none" w:sz="0" w:space="0" w:color="auto"/>
                <w:bottom w:val="none" w:sz="0" w:space="0" w:color="auto"/>
                <w:right w:val="none" w:sz="0" w:space="0" w:color="auto"/>
              </w:divBdr>
            </w:div>
            <w:div w:id="1465465467">
              <w:marLeft w:val="0"/>
              <w:marRight w:val="0"/>
              <w:marTop w:val="0"/>
              <w:marBottom w:val="0"/>
              <w:divBdr>
                <w:top w:val="none" w:sz="0" w:space="0" w:color="auto"/>
                <w:left w:val="none" w:sz="0" w:space="0" w:color="auto"/>
                <w:bottom w:val="none" w:sz="0" w:space="0" w:color="auto"/>
                <w:right w:val="none" w:sz="0" w:space="0" w:color="auto"/>
              </w:divBdr>
            </w:div>
            <w:div w:id="127163005">
              <w:marLeft w:val="0"/>
              <w:marRight w:val="0"/>
              <w:marTop w:val="0"/>
              <w:marBottom w:val="0"/>
              <w:divBdr>
                <w:top w:val="none" w:sz="0" w:space="0" w:color="auto"/>
                <w:left w:val="none" w:sz="0" w:space="0" w:color="auto"/>
                <w:bottom w:val="none" w:sz="0" w:space="0" w:color="auto"/>
                <w:right w:val="none" w:sz="0" w:space="0" w:color="auto"/>
              </w:divBdr>
            </w:div>
            <w:div w:id="59146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footer" Target="footer2.xml"/><Relationship Id="rId18" Type="http://schemas.openxmlformats.org/officeDocument/2006/relationships/hyperlink" Target="https://books.google.com/books?hl=en&amp;lr=&amp;id=-iwNCdt8kUMC&amp;oi=fnd&amp;pg=PA1&amp;dq=christmas+tree+history&amp;ots=PR2mBhCtfL&amp;sig=alHdsGR9_gc5N4rbNIvEGVaMqYQ" TargetMode="External"/><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yperlink" Target="https://pypi.org/project/exif/"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hyperlink" Target="https://earthexplorer.usgs.gov/"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doi.org/10.1088/1742-6596/1918/4/042001"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yperlink" Target="https://docs.python.org/3/library/tkinter.html"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www.apple.com/iphone-14-pro/specs/" TargetMode="External"/><Relationship Id="rId28" Type="http://schemas.microsoft.com/office/2011/relationships/people" Target="people.xml"/><Relationship Id="rId10" Type="http://schemas.microsoft.com/office/2016/09/relationships/commentsIds" Target="commentsIds.xml"/><Relationship Id="rId19" Type="http://schemas.openxmlformats.org/officeDocument/2006/relationships/hyperlink" Target="https://www.nass.usda.gov/Publications/AgCensus/2017/Full_Report/Volume_1,_Chapter_1_US/usv1.pdf"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png"/><Relationship Id="rId22" Type="http://schemas.openxmlformats.org/officeDocument/2006/relationships/hyperlink" Target="https://medium.com/spatial-data-science/how-to-extract-gps-coordinates-from-images-in-python-e66e542af354"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CCDD178-D5EA-9343-A5E3-247C0DF70553}">
  <we:reference id="wa200001011" version="1.1.0.0" store="en-US" storeType="OMEX"/>
  <we:alternateReferences>
    <we:reference id="wa200001011" version="1.1.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214D2658-11C6-B543-9F41-07100EA4D9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14311</TotalTime>
  <Pages>16</Pages>
  <Words>3532</Words>
  <Characters>20136</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University of Utah</Company>
  <LinksUpToDate>false</LinksUpToDate>
  <CharactersWithSpaces>23621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 J Hoobler</dc:creator>
  <cp:keywords/>
  <dc:description/>
  <cp:lastModifiedBy>Spencer Smith</cp:lastModifiedBy>
  <cp:revision>20</cp:revision>
  <dcterms:created xsi:type="dcterms:W3CDTF">2023-09-09T22:31:00Z</dcterms:created>
  <dcterms:modified xsi:type="dcterms:W3CDTF">2023-09-24T01:02:00Z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documentId_7357</vt:lpwstr>
  </property>
  <property fmtid="{D5CDD505-2E9C-101B-9397-08002B2CF9AE}" pid="3" name="grammarly_documentContext">
    <vt:lpwstr>{"goals":["inform"],"domain":"academic","emotions":["neutral"],"dialect":"american","style":"formal","audience":"general"}</vt:lpwstr>
  </property>
  <property fmtid="{D5CDD505-2E9C-101B-9397-08002B2CF9AE}" pid="4" name="ZOTERO_PREF_1">
    <vt:lpwstr>&lt;data data-version="3" zotero-version="6.0.22"&gt;&lt;session id="Yn5bWXU6"/&gt;&lt;style id="" hasBibliography="0" bibliographyStyleHasBeenSet="0"/&gt;&lt;prefs/&gt;&lt;/data&gt;</vt:lpwstr>
  </property>
</Properties>
</file>